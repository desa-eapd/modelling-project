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D6ED" w14:textId="37D3408C" w:rsidR="00CF77D6" w:rsidRPr="00810775" w:rsidRDefault="00CF77D6" w:rsidP="008F30EB">
      <w:pPr>
        <w:spacing w:before="100" w:beforeAutospacing="1" w:after="100" w:afterAutospacing="1" w:line="240" w:lineRule="auto"/>
        <w:jc w:val="both"/>
        <w:outlineLvl w:val="0"/>
        <w:rPr>
          <w:rFonts w:ascii="Roboto" w:eastAsia="Times New Roman" w:hAnsi="Roboto" w:cs="Times New Roman"/>
          <w:b/>
          <w:bCs/>
          <w:kern w:val="0"/>
          <w:sz w:val="48"/>
          <w:szCs w:val="48"/>
          <w14:ligatures w14:val="none"/>
        </w:rPr>
      </w:pPr>
      <w:r w:rsidRPr="00810775">
        <w:rPr>
          <w:rFonts w:ascii="Roboto" w:eastAsia="Times New Roman" w:hAnsi="Roboto" w:cs="Times New Roman"/>
          <w:b/>
          <w:bCs/>
          <w:kern w:val="0"/>
          <w:sz w:val="48"/>
          <w:szCs w:val="48"/>
          <w14:ligatures w14:val="none"/>
        </w:rPr>
        <w:t>BOLIVIA</w:t>
      </w:r>
    </w:p>
    <w:p w14:paraId="0A7ADCC0" w14:textId="7BDBD2A2" w:rsidR="00862155" w:rsidRPr="009C3778" w:rsidRDefault="00461A47" w:rsidP="008F30EB">
      <w:pPr>
        <w:spacing w:before="100" w:beforeAutospacing="1" w:after="100" w:afterAutospacing="1" w:line="240" w:lineRule="auto"/>
        <w:jc w:val="both"/>
        <w:outlineLvl w:val="0"/>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When:</w:t>
      </w:r>
      <w:r w:rsidRPr="00810775">
        <w:rPr>
          <w:rFonts w:ascii="Roboto" w:eastAsia="Times New Roman" w:hAnsi="Roboto" w:cs="Times New Roman"/>
          <w:kern w:val="0"/>
          <w14:ligatures w14:val="none"/>
        </w:rPr>
        <w:t xml:space="preserve"> </w:t>
      </w:r>
      <w:r w:rsidR="007C71EE" w:rsidRPr="00810775">
        <w:rPr>
          <w:rFonts w:ascii="Roboto" w:eastAsia="Times New Roman" w:hAnsi="Roboto" w:cs="Times New Roman"/>
          <w:kern w:val="0"/>
          <w14:ligatures w14:val="none"/>
        </w:rPr>
        <w:t>2017</w:t>
      </w:r>
      <w:r w:rsidR="009A7EF7">
        <w:rPr>
          <w:rFonts w:ascii="Roboto" w:eastAsia="Times New Roman" w:hAnsi="Roboto" w:cs="Times New Roman"/>
          <w:kern w:val="0"/>
          <w14:ligatures w14:val="none"/>
        </w:rPr>
        <w:t>–</w:t>
      </w:r>
      <w:r w:rsidR="007C71EE" w:rsidRPr="00810775">
        <w:rPr>
          <w:rFonts w:ascii="Roboto" w:eastAsia="Times New Roman" w:hAnsi="Roboto" w:cs="Times New Roman"/>
          <w:kern w:val="0"/>
          <w14:ligatures w14:val="none"/>
        </w:rPr>
        <w:t>2019</w:t>
      </w:r>
    </w:p>
    <w:p w14:paraId="2608A531" w14:textId="21CD2C89" w:rsidR="00C04021" w:rsidRPr="00810775" w:rsidRDefault="00CC0C43" w:rsidP="008F30EB">
      <w:pPr>
        <w:spacing w:before="100" w:beforeAutospacing="1" w:after="100" w:afterAutospacing="1" w:line="240" w:lineRule="auto"/>
        <w:jc w:val="both"/>
        <w:outlineLvl w:val="0"/>
        <w:rPr>
          <w:rFonts w:ascii="Roboto" w:eastAsia="Times New Roman" w:hAnsi="Roboto" w:cs="Times New Roman"/>
          <w:b/>
          <w:bCs/>
          <w:kern w:val="0"/>
          <w14:ligatures w14:val="none"/>
        </w:rPr>
      </w:pPr>
      <w:r>
        <w:rPr>
          <w:rFonts w:ascii="Roboto" w:eastAsia="Times New Roman" w:hAnsi="Roboto" w:cs="Times New Roman"/>
          <w:b/>
          <w:bCs/>
          <w:kern w:val="0"/>
          <w14:ligatures w14:val="none"/>
        </w:rPr>
        <w:t>Purpose</w:t>
      </w:r>
      <w:r w:rsidR="00C04021" w:rsidRPr="00810775">
        <w:rPr>
          <w:rFonts w:ascii="Roboto" w:eastAsia="Times New Roman" w:hAnsi="Roboto" w:cs="Times New Roman"/>
          <w:b/>
          <w:bCs/>
          <w:kern w:val="0"/>
          <w14:ligatures w14:val="none"/>
        </w:rPr>
        <w:t xml:space="preserve">: </w:t>
      </w:r>
      <w:r w:rsidR="00D029EF">
        <w:rPr>
          <w:rFonts w:ascii="Roboto" w:eastAsia="Times New Roman" w:hAnsi="Roboto" w:cs="Times New Roman"/>
          <w:kern w:val="0"/>
          <w14:ligatures w14:val="none"/>
        </w:rPr>
        <w:t>S</w:t>
      </w:r>
      <w:r w:rsidR="00C04021" w:rsidRPr="00810775">
        <w:rPr>
          <w:rFonts w:ascii="Roboto" w:eastAsia="Times New Roman" w:hAnsi="Roboto" w:cs="Times New Roman"/>
          <w:kern w:val="0"/>
          <w14:ligatures w14:val="none"/>
        </w:rPr>
        <w:t xml:space="preserve">trengthen national analytical capacity </w:t>
      </w:r>
      <w:r w:rsidR="004A64EE">
        <w:rPr>
          <w:rFonts w:ascii="Roboto" w:eastAsia="Times New Roman" w:hAnsi="Roboto" w:cs="Times New Roman"/>
          <w:kern w:val="0"/>
          <w14:ligatures w14:val="none"/>
        </w:rPr>
        <w:t>on</w:t>
      </w:r>
      <w:r w:rsidR="00C04021" w:rsidRPr="00810775">
        <w:rPr>
          <w:rFonts w:ascii="Roboto" w:eastAsia="Times New Roman" w:hAnsi="Roboto" w:cs="Times New Roman"/>
          <w:kern w:val="0"/>
          <w14:ligatures w14:val="none"/>
        </w:rPr>
        <w:t xml:space="preserve"> three priority areas: (1) scaling up ethanol production</w:t>
      </w:r>
      <w:r w:rsidR="004A64EE">
        <w:rPr>
          <w:rFonts w:ascii="Roboto" w:eastAsia="Times New Roman" w:hAnsi="Roboto" w:cs="Times New Roman"/>
          <w:kern w:val="0"/>
          <w14:ligatures w14:val="none"/>
        </w:rPr>
        <w:t>;</w:t>
      </w:r>
      <w:r w:rsidR="00C04021" w:rsidRPr="00810775">
        <w:rPr>
          <w:rFonts w:ascii="Roboto" w:eastAsia="Times New Roman" w:hAnsi="Roboto" w:cs="Times New Roman"/>
          <w:kern w:val="0"/>
          <w14:ligatures w14:val="none"/>
        </w:rPr>
        <w:t xml:space="preserve"> (2) redirecting soybean oil exports toward domestic biodiesel production</w:t>
      </w:r>
      <w:r w:rsidR="0023545D">
        <w:rPr>
          <w:rFonts w:ascii="Roboto" w:eastAsia="Times New Roman" w:hAnsi="Roboto" w:cs="Times New Roman"/>
          <w:kern w:val="0"/>
          <w14:ligatures w14:val="none"/>
        </w:rPr>
        <w:t>;</w:t>
      </w:r>
      <w:r w:rsidR="00C04021" w:rsidRPr="00810775">
        <w:rPr>
          <w:rFonts w:ascii="Roboto" w:eastAsia="Times New Roman" w:hAnsi="Roboto" w:cs="Times New Roman"/>
          <w:kern w:val="0"/>
          <w14:ligatures w14:val="none"/>
        </w:rPr>
        <w:t xml:space="preserve"> and (3) assessing the cross-sectoral impacts of large hydropower projects.</w:t>
      </w:r>
    </w:p>
    <w:p w14:paraId="278B3E2C" w14:textId="51A2BD93" w:rsidR="00C04021" w:rsidRPr="009A7EF7" w:rsidRDefault="00C04021" w:rsidP="008F30EB">
      <w:pPr>
        <w:spacing w:before="100" w:beforeAutospacing="1" w:after="100" w:afterAutospacing="1" w:line="240" w:lineRule="auto"/>
        <w:jc w:val="both"/>
        <w:outlineLvl w:val="0"/>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 xml:space="preserve">What happened: </w:t>
      </w:r>
      <w:r w:rsidRPr="00810775">
        <w:rPr>
          <w:rFonts w:ascii="Roboto" w:eastAsia="Times New Roman" w:hAnsi="Roboto" w:cs="Times New Roman"/>
          <w:kern w:val="0"/>
          <w14:ligatures w14:val="none"/>
        </w:rPr>
        <w:t>In the context of Bolivia’s Law No. 1098 (2018), which promotes biofuel production to reduce fuel imports and enhance energy security,</w:t>
      </w:r>
      <w:r w:rsidR="009A7EF7">
        <w:rPr>
          <w:rFonts w:ascii="Roboto" w:eastAsia="Times New Roman" w:hAnsi="Roboto" w:cs="Times New Roman"/>
          <w:kern w:val="0"/>
          <w14:ligatures w14:val="none"/>
        </w:rPr>
        <w:t xml:space="preserve"> a</w:t>
      </w:r>
      <w:r w:rsidR="009A7EF7" w:rsidRPr="00810775">
        <w:rPr>
          <w:rFonts w:ascii="Roboto" w:eastAsia="Times New Roman" w:hAnsi="Roboto" w:cs="Times New Roman"/>
          <w:kern w:val="0"/>
          <w14:ligatures w14:val="none"/>
        </w:rPr>
        <w:t xml:space="preserve"> CLEWs model was co-developed through a series of technical workshops </w:t>
      </w:r>
      <w:r w:rsidR="009A7EF7">
        <w:rPr>
          <w:rFonts w:ascii="Roboto" w:eastAsia="Times New Roman" w:hAnsi="Roboto" w:cs="Times New Roman"/>
          <w:kern w:val="0"/>
          <w14:ligatures w14:val="none"/>
        </w:rPr>
        <w:t>&amp;</w:t>
      </w:r>
      <w:r w:rsidR="009A7EF7" w:rsidRPr="00810775">
        <w:rPr>
          <w:rFonts w:ascii="Roboto" w:eastAsia="Times New Roman" w:hAnsi="Roboto" w:cs="Times New Roman"/>
          <w:kern w:val="0"/>
          <w14:ligatures w14:val="none"/>
        </w:rPr>
        <w:t xml:space="preserve"> inter</w:t>
      </w:r>
      <w:r w:rsidR="009A7EF7">
        <w:rPr>
          <w:rFonts w:ascii="Roboto" w:eastAsia="Times New Roman" w:hAnsi="Roboto" w:cs="Times New Roman"/>
          <w:kern w:val="0"/>
          <w14:ligatures w14:val="none"/>
        </w:rPr>
        <w:t>-</w:t>
      </w:r>
      <w:r w:rsidR="009A7EF7" w:rsidRPr="00810775">
        <w:rPr>
          <w:rFonts w:ascii="Roboto" w:eastAsia="Times New Roman" w:hAnsi="Roboto" w:cs="Times New Roman"/>
          <w:kern w:val="0"/>
          <w14:ligatures w14:val="none"/>
        </w:rPr>
        <w:t>institutional collaboration.</w:t>
      </w:r>
      <w:r w:rsidR="009A7EF7">
        <w:rPr>
          <w:rFonts w:ascii="Roboto" w:eastAsia="Times New Roman" w:hAnsi="Roboto" w:cs="Times New Roman"/>
          <w:kern w:val="0"/>
          <w14:ligatures w14:val="none"/>
        </w:rPr>
        <w:t xml:space="preserve"> T</w:t>
      </w:r>
      <w:r w:rsidRPr="00810775">
        <w:rPr>
          <w:rFonts w:ascii="Roboto" w:eastAsia="Times New Roman" w:hAnsi="Roboto" w:cs="Times New Roman"/>
          <w:kern w:val="0"/>
          <w14:ligatures w14:val="none"/>
        </w:rPr>
        <w:t>he model assess</w:t>
      </w:r>
      <w:r w:rsidR="006C49FC">
        <w:rPr>
          <w:rFonts w:ascii="Roboto" w:eastAsia="Times New Roman" w:hAnsi="Roboto" w:cs="Times New Roman"/>
          <w:kern w:val="0"/>
          <w14:ligatures w14:val="none"/>
        </w:rPr>
        <w:t>ed</w:t>
      </w:r>
      <w:r w:rsidRPr="00810775">
        <w:rPr>
          <w:rFonts w:ascii="Roboto" w:eastAsia="Times New Roman" w:hAnsi="Roboto" w:cs="Times New Roman"/>
          <w:kern w:val="0"/>
          <w14:ligatures w14:val="none"/>
        </w:rPr>
        <w:t xml:space="preserve"> the implications of increasing bioethanol production to meet up to 25% of national gasoline demand. The analysis focused on scaling up sugarcane production and explored associated</w:t>
      </w:r>
      <w:r w:rsidR="006C49FC">
        <w:rPr>
          <w:rFonts w:ascii="Roboto" w:eastAsia="Times New Roman" w:hAnsi="Roboto" w:cs="Times New Roman"/>
          <w:kern w:val="0"/>
          <w14:ligatures w14:val="none"/>
        </w:rPr>
        <w:t xml:space="preserve"> cross-sectoral</w:t>
      </w:r>
      <w:r w:rsidRPr="00810775">
        <w:rPr>
          <w:rFonts w:ascii="Roboto" w:eastAsia="Times New Roman" w:hAnsi="Roboto" w:cs="Times New Roman"/>
          <w:kern w:val="0"/>
          <w14:ligatures w14:val="none"/>
        </w:rPr>
        <w:t xml:space="preserve"> impacts on land use, water resources, and agricultural systems.</w:t>
      </w:r>
    </w:p>
    <w:p w14:paraId="08CF6AEA" w14:textId="22700AA8" w:rsidR="009E08EA" w:rsidRDefault="00C04021" w:rsidP="008F30EB">
      <w:pPr>
        <w:spacing w:before="100" w:beforeAutospacing="1" w:after="100" w:afterAutospacing="1" w:line="240" w:lineRule="auto"/>
        <w:jc w:val="both"/>
        <w:outlineLvl w:val="0"/>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 xml:space="preserve">Key insights: </w:t>
      </w:r>
      <w:r w:rsidRPr="00810775">
        <w:rPr>
          <w:rFonts w:ascii="Roboto" w:eastAsia="Times New Roman" w:hAnsi="Roboto" w:cs="Times New Roman"/>
          <w:kern w:val="0"/>
          <w14:ligatures w14:val="none"/>
        </w:rPr>
        <w:t xml:space="preserve">The modelling showed that achieving ethanol targets through land expansion would require approximately 80,000 additional hectares </w:t>
      </w:r>
      <w:r w:rsidR="006C49FC">
        <w:rPr>
          <w:rFonts w:ascii="Roboto" w:eastAsia="Times New Roman" w:hAnsi="Roboto" w:cs="Times New Roman"/>
          <w:kern w:val="0"/>
          <w14:ligatures w14:val="none"/>
        </w:rPr>
        <w:t>for</w:t>
      </w:r>
      <w:r w:rsidRPr="00810775">
        <w:rPr>
          <w:rFonts w:ascii="Roboto" w:eastAsia="Times New Roman" w:hAnsi="Roboto" w:cs="Times New Roman"/>
          <w:kern w:val="0"/>
          <w14:ligatures w14:val="none"/>
        </w:rPr>
        <w:t xml:space="preserve"> sugarcane, potentially leading to deforestation</w:t>
      </w:r>
      <w:r w:rsidR="006C49FC">
        <w:rPr>
          <w:rFonts w:ascii="Roboto" w:eastAsia="Times New Roman" w:hAnsi="Roboto" w:cs="Times New Roman"/>
          <w:kern w:val="0"/>
          <w14:ligatures w14:val="none"/>
        </w:rPr>
        <w:t xml:space="preserve"> (</w:t>
      </w:r>
      <w:r w:rsidRPr="00810775">
        <w:rPr>
          <w:rFonts w:ascii="Roboto" w:eastAsia="Times New Roman" w:hAnsi="Roboto" w:cs="Times New Roman"/>
          <w:kern w:val="0"/>
          <w14:ligatures w14:val="none"/>
        </w:rPr>
        <w:t>particularly in the Amazon</w:t>
      </w:r>
      <w:r w:rsidR="006C49FC">
        <w:rPr>
          <w:rFonts w:ascii="Roboto" w:eastAsia="Times New Roman" w:hAnsi="Roboto" w:cs="Times New Roman"/>
          <w:kern w:val="0"/>
          <w14:ligatures w14:val="none"/>
        </w:rPr>
        <w:t>) and</w:t>
      </w:r>
      <w:r w:rsidR="00D82D61" w:rsidRPr="00810775">
        <w:rPr>
          <w:rFonts w:ascii="Roboto" w:eastAsia="Times New Roman" w:hAnsi="Roboto" w:cs="Times New Roman"/>
          <w:kern w:val="0"/>
          <w14:ligatures w14:val="none"/>
        </w:rPr>
        <w:t xml:space="preserve"> </w:t>
      </w:r>
      <w:r w:rsidRPr="00810775">
        <w:rPr>
          <w:rFonts w:ascii="Roboto" w:eastAsia="Times New Roman" w:hAnsi="Roboto" w:cs="Times New Roman"/>
          <w:kern w:val="0"/>
          <w14:ligatures w14:val="none"/>
        </w:rPr>
        <w:t xml:space="preserve">thus revealing a critical trade-off between energy policy </w:t>
      </w:r>
      <w:r w:rsidR="006C49FC">
        <w:rPr>
          <w:rFonts w:ascii="Roboto" w:eastAsia="Times New Roman" w:hAnsi="Roboto" w:cs="Times New Roman"/>
          <w:kern w:val="0"/>
          <w14:ligatures w14:val="none"/>
        </w:rPr>
        <w:t>&amp;</w:t>
      </w:r>
      <w:r w:rsidRPr="00810775">
        <w:rPr>
          <w:rFonts w:ascii="Roboto" w:eastAsia="Times New Roman" w:hAnsi="Roboto" w:cs="Times New Roman"/>
          <w:kern w:val="0"/>
          <w14:ligatures w14:val="none"/>
        </w:rPr>
        <w:t xml:space="preserve"> land sustainability. Results highlighted that meeting biofuel targets sustainably depend</w:t>
      </w:r>
      <w:r w:rsidR="009E08EA">
        <w:rPr>
          <w:rFonts w:ascii="Roboto" w:eastAsia="Times New Roman" w:hAnsi="Roboto" w:cs="Times New Roman"/>
          <w:kern w:val="0"/>
          <w14:ligatures w14:val="none"/>
        </w:rPr>
        <w:t>ed</w:t>
      </w:r>
      <w:r w:rsidRPr="00810775">
        <w:rPr>
          <w:rFonts w:ascii="Roboto" w:eastAsia="Times New Roman" w:hAnsi="Roboto" w:cs="Times New Roman"/>
          <w:kern w:val="0"/>
          <w14:ligatures w14:val="none"/>
        </w:rPr>
        <w:t xml:space="preserve"> on improving agricultural productivity </w:t>
      </w:r>
      <w:r w:rsidR="009E08EA">
        <w:rPr>
          <w:rFonts w:ascii="Roboto" w:eastAsia="Times New Roman" w:hAnsi="Roboto" w:cs="Times New Roman"/>
          <w:kern w:val="0"/>
          <w14:ligatures w14:val="none"/>
        </w:rPr>
        <w:t>&amp;</w:t>
      </w:r>
      <w:r w:rsidRPr="00810775">
        <w:rPr>
          <w:rFonts w:ascii="Roboto" w:eastAsia="Times New Roman" w:hAnsi="Roboto" w:cs="Times New Roman"/>
          <w:kern w:val="0"/>
          <w14:ligatures w14:val="none"/>
        </w:rPr>
        <w:t xml:space="preserve"> irrigation efficiency rather than expanding cultivated areas. </w:t>
      </w:r>
    </w:p>
    <w:p w14:paraId="766154A5" w14:textId="18A4389E" w:rsidR="00FD6BD0" w:rsidRDefault="003A07C5" w:rsidP="008F30EB">
      <w:pPr>
        <w:spacing w:before="100" w:beforeAutospacing="1" w:after="100" w:afterAutospacing="1" w:line="240" w:lineRule="auto"/>
        <w:jc w:val="both"/>
        <w:outlineLvl w:val="0"/>
        <w:rPr>
          <w:rFonts w:ascii="Roboto" w:eastAsia="Times New Roman" w:hAnsi="Roboto" w:cs="Times New Roman"/>
          <w:b/>
          <w:bCs/>
          <w:kern w:val="0"/>
          <w14:ligatures w14:val="none"/>
        </w:rPr>
      </w:pPr>
      <w:r w:rsidRPr="00810775">
        <w:rPr>
          <w:rFonts w:ascii="Roboto" w:eastAsia="Times New Roman" w:hAnsi="Roboto" w:cs="Times New Roman"/>
          <w:b/>
          <w:bCs/>
          <w:noProof/>
          <w:kern w:val="0"/>
          <w14:ligatures w14:val="none"/>
        </w:rPr>
        <w:drawing>
          <wp:inline distT="0" distB="0" distL="0" distR="0" wp14:anchorId="6F1CD6EB" wp14:editId="2C012447">
            <wp:extent cx="5943600" cy="2112010"/>
            <wp:effectExtent l="0" t="0" r="0" b="2540"/>
            <wp:docPr id="152850156" name="Picture 1" descr="The image illustrates a line graph comparing sugarcane production in thousand tonnes over a span of years, showing an increasing trend in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0156" name="Picture 1" descr="The image illustrates a line graph comparing sugarcane production in thousand tonnes over a span of years, showing an increasing trend in production.&#10;&#10;AI-generated content may be incorrect."/>
                    <pic:cNvPicPr/>
                  </pic:nvPicPr>
                  <pic:blipFill>
                    <a:blip r:embed="rId10"/>
                    <a:stretch>
                      <a:fillRect/>
                    </a:stretch>
                  </pic:blipFill>
                  <pic:spPr>
                    <a:xfrm>
                      <a:off x="0" y="0"/>
                      <a:ext cx="5943600" cy="2112010"/>
                    </a:xfrm>
                    <a:prstGeom prst="rect">
                      <a:avLst/>
                    </a:prstGeom>
                  </pic:spPr>
                </pic:pic>
              </a:graphicData>
            </a:graphic>
          </wp:inline>
        </w:drawing>
      </w:r>
    </w:p>
    <w:p w14:paraId="0F2CC629" w14:textId="12C529C8" w:rsidR="008C1A46" w:rsidRPr="008C1A46" w:rsidRDefault="008C1A46" w:rsidP="008F30EB">
      <w:pPr>
        <w:spacing w:before="100" w:beforeAutospacing="1" w:after="100" w:afterAutospacing="1" w:line="240" w:lineRule="auto"/>
        <w:jc w:val="both"/>
        <w:outlineLvl w:val="0"/>
        <w:rPr>
          <w:rFonts w:ascii="Roboto" w:eastAsia="Times New Roman" w:hAnsi="Roboto" w:cs="Times New Roman"/>
          <w:kern w:val="0"/>
          <w14:ligatures w14:val="none"/>
        </w:rPr>
      </w:pPr>
      <w:r w:rsidRPr="00810775">
        <w:rPr>
          <w:rFonts w:ascii="Roboto" w:eastAsia="Times New Roman" w:hAnsi="Roboto" w:cs="Times New Roman"/>
          <w:kern w:val="0"/>
          <w14:ligatures w14:val="none"/>
        </w:rPr>
        <w:t>The analysis also underscored the importance of accounting for investment needs, seasonal production dynamics, and the role of by-products (e.g., bagasse) to better capture system-wide impacts.</w:t>
      </w:r>
    </w:p>
    <w:p w14:paraId="145C9B2D" w14:textId="77777777" w:rsidR="00411B4D" w:rsidRDefault="00C04021" w:rsidP="008F30EB">
      <w:pPr>
        <w:spacing w:before="100" w:beforeAutospacing="1" w:after="100" w:afterAutospacing="1" w:line="240" w:lineRule="auto"/>
        <w:jc w:val="both"/>
        <w:outlineLvl w:val="0"/>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 xml:space="preserve">Resources: </w:t>
      </w:r>
      <w:r w:rsidRPr="00810775">
        <w:rPr>
          <w:rFonts w:ascii="Roboto" w:eastAsia="Times New Roman" w:hAnsi="Roboto" w:cs="Times New Roman"/>
          <w:kern w:val="0"/>
          <w14:ligatures w14:val="none"/>
        </w:rPr>
        <w:t>No formal policy notes were published</w:t>
      </w:r>
      <w:r w:rsidR="00F23BF7">
        <w:rPr>
          <w:rFonts w:ascii="Roboto" w:eastAsia="Times New Roman" w:hAnsi="Roboto" w:cs="Times New Roman"/>
          <w:kern w:val="0"/>
          <w14:ligatures w14:val="none"/>
        </w:rPr>
        <w:t xml:space="preserve"> since </w:t>
      </w:r>
      <w:r w:rsidRPr="00810775">
        <w:rPr>
          <w:rFonts w:ascii="Roboto" w:eastAsia="Times New Roman" w:hAnsi="Roboto" w:cs="Times New Roman"/>
          <w:kern w:val="0"/>
          <w14:ligatures w14:val="none"/>
        </w:rPr>
        <w:t>the project was interrupted by the 2019 political crisis in Bolivia</w:t>
      </w:r>
      <w:r w:rsidR="00155DB5">
        <w:rPr>
          <w:rFonts w:ascii="Roboto" w:eastAsia="Times New Roman" w:hAnsi="Roboto" w:cs="Times New Roman"/>
          <w:kern w:val="0"/>
          <w14:ligatures w14:val="none"/>
        </w:rPr>
        <w:t>, followed</w:t>
      </w:r>
      <w:r w:rsidR="00CE2D82" w:rsidRPr="00810775">
        <w:rPr>
          <w:rFonts w:ascii="Roboto" w:eastAsia="Times New Roman" w:hAnsi="Roboto" w:cs="Times New Roman"/>
          <w:kern w:val="0"/>
          <w14:ligatures w14:val="none"/>
        </w:rPr>
        <w:t xml:space="preserve"> </w:t>
      </w:r>
      <w:r w:rsidR="00155DB5">
        <w:rPr>
          <w:rFonts w:ascii="Roboto" w:eastAsia="Times New Roman" w:hAnsi="Roboto" w:cs="Times New Roman"/>
          <w:kern w:val="0"/>
          <w14:ligatures w14:val="none"/>
        </w:rPr>
        <w:t xml:space="preserve">by the </w:t>
      </w:r>
      <w:r w:rsidR="00CE2D82" w:rsidRPr="00810775">
        <w:rPr>
          <w:rFonts w:ascii="Roboto" w:eastAsia="Times New Roman" w:hAnsi="Roboto" w:cs="Times New Roman"/>
          <w:kern w:val="0"/>
          <w14:ligatures w14:val="none"/>
        </w:rPr>
        <w:t>COVID-19 pandemic</w:t>
      </w:r>
      <w:r w:rsidRPr="00810775">
        <w:rPr>
          <w:rFonts w:ascii="Roboto" w:eastAsia="Times New Roman" w:hAnsi="Roboto" w:cs="Times New Roman"/>
          <w:kern w:val="0"/>
          <w14:ligatures w14:val="none"/>
        </w:rPr>
        <w:t>. However, results were presented at an IAEA event in 2018 by a government official trained through the project</w:t>
      </w:r>
      <w:r w:rsidR="002217D9">
        <w:rPr>
          <w:rFonts w:ascii="Roboto" w:eastAsia="Times New Roman" w:hAnsi="Roboto" w:cs="Times New Roman"/>
          <w:kern w:val="0"/>
          <w14:ligatures w14:val="none"/>
        </w:rPr>
        <w:t>.</w:t>
      </w:r>
      <w:r w:rsidRPr="00810775">
        <w:rPr>
          <w:rFonts w:ascii="Roboto" w:eastAsia="Times New Roman" w:hAnsi="Roboto" w:cs="Times New Roman"/>
          <w:kern w:val="0"/>
          <w14:ligatures w14:val="none"/>
        </w:rPr>
        <w:t xml:space="preserve"> (see: </w:t>
      </w:r>
      <w:hyperlink r:id="rId11" w:history="1">
        <w:r w:rsidRPr="00810775">
          <w:rPr>
            <w:rStyle w:val="Hyperlink"/>
            <w:rFonts w:ascii="Roboto" w:eastAsia="Times New Roman" w:hAnsi="Roboto" w:cs="Times New Roman"/>
            <w:i/>
            <w:iCs/>
            <w:kern w:val="0"/>
            <w14:ligatures w14:val="none"/>
          </w:rPr>
          <w:t>Presentation for IAEA_Nov2018_Osmar.pptx</w:t>
        </w:r>
      </w:hyperlink>
      <w:r w:rsidRPr="00810775">
        <w:rPr>
          <w:rFonts w:ascii="Roboto" w:eastAsia="Times New Roman" w:hAnsi="Roboto" w:cs="Times New Roman"/>
          <w:kern w:val="0"/>
          <w14:ligatures w14:val="none"/>
        </w:rPr>
        <w:t>).</w:t>
      </w:r>
    </w:p>
    <w:p w14:paraId="5A8F1229" w14:textId="18AD1254" w:rsidR="00A54AFE" w:rsidRDefault="00A54AFE" w:rsidP="0D42402D">
      <w:pPr>
        <w:spacing w:before="100" w:beforeAutospacing="1" w:after="100" w:afterAutospacing="1" w:line="240" w:lineRule="auto"/>
        <w:jc w:val="both"/>
        <w:outlineLvl w:val="0"/>
        <w:rPr>
          <w:rFonts w:ascii="Roboto" w:eastAsia="Times New Roman" w:hAnsi="Roboto" w:cs="Times New Roman"/>
          <w:kern w:val="0"/>
          <w14:ligatures w14:val="none"/>
        </w:rPr>
      </w:pPr>
      <w:r w:rsidRPr="00A54AFE">
        <w:rPr>
          <w:rFonts w:ascii="Roboto" w:eastAsia="Times New Roman" w:hAnsi="Roboto" w:cs="Times New Roman"/>
          <w:b/>
          <w:bCs/>
          <w:kern w:val="0"/>
          <w14:ligatures w14:val="none"/>
        </w:rPr>
        <w:lastRenderedPageBreak/>
        <w:t>Models</w:t>
      </w:r>
      <w:r w:rsidRPr="00A54AFE">
        <w:rPr>
          <w:rFonts w:ascii="Roboto" w:eastAsia="Times New Roman" w:hAnsi="Roboto" w:cs="Times New Roman"/>
          <w:kern w:val="0"/>
          <w14:ligatures w14:val="none"/>
        </w:rPr>
        <w:t xml:space="preserve">: </w:t>
      </w:r>
      <w:proofErr w:type="spellStart"/>
      <w:r w:rsidRPr="00A54AFE">
        <w:rPr>
          <w:rFonts w:ascii="Roboto" w:eastAsia="Times New Roman" w:hAnsi="Roboto" w:cs="Times New Roman"/>
          <w:kern w:val="0"/>
          <w14:ligatures w14:val="none"/>
        </w:rPr>
        <w:t>OSeMOSYS</w:t>
      </w:r>
      <w:proofErr w:type="spellEnd"/>
      <w:r w:rsidRPr="00A54AFE">
        <w:rPr>
          <w:rFonts w:ascii="Roboto" w:eastAsia="Times New Roman" w:hAnsi="Roboto" w:cs="Times New Roman"/>
          <w:kern w:val="0"/>
          <w14:ligatures w14:val="none"/>
        </w:rPr>
        <w:t xml:space="preserve"> &amp; LEAP</w:t>
      </w:r>
    </w:p>
    <w:p w14:paraId="2D51DC26" w14:textId="11E494C3" w:rsidR="009C3778" w:rsidRPr="00BE60B3" w:rsidRDefault="009C3778" w:rsidP="008F30EB">
      <w:pPr>
        <w:spacing w:before="100" w:beforeAutospacing="1" w:after="100" w:afterAutospacing="1" w:line="240" w:lineRule="auto"/>
        <w:jc w:val="both"/>
        <w:outlineLvl w:val="0"/>
        <w:rPr>
          <w:rFonts w:ascii="Roboto" w:eastAsia="Times New Roman" w:hAnsi="Roboto" w:cs="Times New Roman"/>
          <w:b/>
          <w:bCs/>
          <w:kern w:val="0"/>
          <w14:ligatures w14:val="none"/>
        </w:rPr>
      </w:pPr>
      <w:r w:rsidRPr="00810775">
        <w:rPr>
          <w:rFonts w:ascii="Roboto" w:eastAsia="Times New Roman" w:hAnsi="Roboto" w:cs="Times New Roman"/>
          <w:b/>
          <w:bCs/>
          <w:kern w:val="0"/>
          <w14:ligatures w14:val="none"/>
        </w:rPr>
        <w:t xml:space="preserve">Stakeholders: </w:t>
      </w:r>
      <w:r w:rsidRPr="00810775">
        <w:rPr>
          <w:rFonts w:ascii="Roboto" w:eastAsia="Times New Roman" w:hAnsi="Roboto" w:cs="Times New Roman"/>
          <w:kern w:val="0"/>
          <w14:ligatures w14:val="none"/>
        </w:rPr>
        <w:t>Government of Bolivia (Unit of Social and Economic Policy Analysis – UDAPE; Ministry of Energy; Ministry of Hydrocarbons; Ministry of Planning of Development; Ministry of Environment and Water), supported by UN</w:t>
      </w:r>
      <w:r w:rsidR="00861513">
        <w:rPr>
          <w:rFonts w:ascii="Roboto" w:eastAsia="Times New Roman" w:hAnsi="Roboto" w:cs="Times New Roman"/>
          <w:kern w:val="0"/>
          <w14:ligatures w14:val="none"/>
        </w:rPr>
        <w:t xml:space="preserve"> </w:t>
      </w:r>
      <w:r w:rsidRPr="00810775">
        <w:rPr>
          <w:rFonts w:ascii="Roboto" w:eastAsia="Times New Roman" w:hAnsi="Roboto" w:cs="Times New Roman"/>
          <w:kern w:val="0"/>
          <w14:ligatures w14:val="none"/>
        </w:rPr>
        <w:t>DESA, UNDP, KTH-</w:t>
      </w:r>
      <w:proofErr w:type="spellStart"/>
      <w:r w:rsidRPr="00810775">
        <w:rPr>
          <w:rFonts w:ascii="Roboto" w:eastAsia="Times New Roman" w:hAnsi="Roboto" w:cs="Times New Roman"/>
          <w:kern w:val="0"/>
          <w14:ligatures w14:val="none"/>
        </w:rPr>
        <w:t>dESA</w:t>
      </w:r>
      <w:proofErr w:type="spellEnd"/>
      <w:r w:rsidRPr="00810775">
        <w:rPr>
          <w:rFonts w:ascii="Roboto" w:eastAsia="Times New Roman" w:hAnsi="Roboto" w:cs="Times New Roman"/>
          <w:kern w:val="0"/>
          <w14:ligatures w14:val="none"/>
        </w:rPr>
        <w:t>, SEI-US, and IAEA</w:t>
      </w:r>
    </w:p>
    <w:p w14:paraId="2171A7D2" w14:textId="07BA45D5" w:rsidR="006558F9" w:rsidRPr="00810775" w:rsidRDefault="006558F9" w:rsidP="008F30EB">
      <w:pPr>
        <w:spacing w:before="100" w:beforeAutospacing="1" w:after="100" w:afterAutospacing="1" w:line="240" w:lineRule="auto"/>
        <w:jc w:val="both"/>
        <w:outlineLvl w:val="0"/>
        <w:rPr>
          <w:rFonts w:ascii="Roboto" w:eastAsia="Times New Roman" w:hAnsi="Roboto" w:cs="Times New Roman"/>
          <w:b/>
          <w:bCs/>
          <w:kern w:val="0"/>
          <w14:ligatures w14:val="none"/>
        </w:rPr>
      </w:pPr>
      <w:r w:rsidRPr="00810775">
        <w:rPr>
          <w:rFonts w:ascii="Roboto" w:eastAsia="Times New Roman" w:hAnsi="Roboto" w:cs="Times New Roman"/>
          <w:kern w:val="0"/>
          <w14:ligatures w14:val="none"/>
        </w:rPr>
        <w:t>Insert: NAEZ of Bolivia</w:t>
      </w:r>
    </w:p>
    <w:p w14:paraId="516CB58B" w14:textId="3AEB5A64" w:rsidR="00862155" w:rsidRPr="00810775" w:rsidRDefault="00862155" w:rsidP="008F30EB">
      <w:pPr>
        <w:spacing w:before="100" w:beforeAutospacing="1" w:after="100" w:afterAutospacing="1" w:line="240" w:lineRule="auto"/>
        <w:jc w:val="both"/>
        <w:outlineLvl w:val="0"/>
        <w:rPr>
          <w:rFonts w:ascii="Roboto" w:eastAsia="Times New Roman" w:hAnsi="Roboto" w:cs="Times New Roman"/>
          <w:b/>
          <w:bCs/>
          <w:kern w:val="0"/>
          <w14:ligatures w14:val="none"/>
        </w:rPr>
      </w:pPr>
      <w:r w:rsidRPr="00810775">
        <w:rPr>
          <w:rFonts w:ascii="Roboto" w:eastAsia="Times New Roman" w:hAnsi="Roboto" w:cs="Times New Roman"/>
          <w:b/>
          <w:bCs/>
          <w:kern w:val="0"/>
          <w14:ligatures w14:val="none"/>
        </w:rPr>
        <w:t>Tags:</w:t>
      </w:r>
      <w:r w:rsidR="00A10673" w:rsidRPr="00810775">
        <w:rPr>
          <w:rFonts w:ascii="Roboto" w:eastAsia="Times New Roman" w:hAnsi="Roboto" w:cs="Times New Roman"/>
          <w:kern w:val="0"/>
          <w:lang w:eastAsia="en-US"/>
          <w14:ligatures w14:val="none"/>
        </w:rPr>
        <w:t xml:space="preserve"> </w:t>
      </w:r>
      <w:r w:rsidR="00A10673" w:rsidRPr="00810775">
        <w:rPr>
          <w:rFonts w:ascii="Roboto" w:eastAsia="Times New Roman" w:hAnsi="Roboto" w:cs="Times New Roman"/>
          <w:b/>
          <w:bCs/>
          <w:kern w:val="0"/>
          <w14:ligatures w14:val="none"/>
        </w:rPr>
        <w:t xml:space="preserve"> </w:t>
      </w:r>
      <w:r w:rsidR="00A10673" w:rsidRPr="00810775">
        <w:rPr>
          <w:rFonts w:ascii="Roboto" w:eastAsia="Times New Roman" w:hAnsi="Roboto" w:cs="Times New Roman"/>
          <w:kern w:val="0"/>
          <w14:ligatures w14:val="none"/>
        </w:rPr>
        <w:t>#Climate #Energy #Water #Land #Biofuel</w:t>
      </w:r>
      <w:r w:rsidR="005D5BE4" w:rsidRPr="00810775">
        <w:rPr>
          <w:rFonts w:ascii="Roboto" w:eastAsia="Times New Roman" w:hAnsi="Roboto" w:cs="Times New Roman"/>
          <w:kern w:val="0"/>
          <w14:ligatures w14:val="none"/>
        </w:rPr>
        <w:t xml:space="preserve"> #Agriculture #Deforestation</w:t>
      </w:r>
    </w:p>
    <w:p w14:paraId="636E2EFC" w14:textId="77777777" w:rsidR="009D3046" w:rsidRPr="00810775" w:rsidRDefault="009D3046" w:rsidP="008F30EB">
      <w:pPr>
        <w:spacing w:before="100" w:beforeAutospacing="1" w:after="100" w:afterAutospacing="1" w:line="240" w:lineRule="auto"/>
        <w:jc w:val="both"/>
        <w:outlineLvl w:val="0"/>
        <w:rPr>
          <w:rFonts w:ascii="Roboto" w:eastAsia="Times New Roman" w:hAnsi="Roboto" w:cs="Times New Roman"/>
          <w:b/>
          <w:bCs/>
          <w:kern w:val="36"/>
          <w:sz w:val="48"/>
          <w:szCs w:val="48"/>
          <w14:ligatures w14:val="none"/>
        </w:rPr>
      </w:pPr>
    </w:p>
    <w:p w14:paraId="19D05E3F" w14:textId="77777777" w:rsidR="004E7A69" w:rsidRDefault="004E7A69">
      <w:pPr>
        <w:rPr>
          <w:rFonts w:ascii="Roboto" w:eastAsia="Times New Roman" w:hAnsi="Roboto" w:cs="Times New Roman"/>
          <w:b/>
          <w:bCs/>
          <w:kern w:val="36"/>
          <w:sz w:val="48"/>
          <w:szCs w:val="48"/>
          <w14:ligatures w14:val="none"/>
        </w:rPr>
      </w:pPr>
      <w:r>
        <w:rPr>
          <w:rFonts w:ascii="Roboto" w:eastAsia="Times New Roman" w:hAnsi="Roboto" w:cs="Times New Roman"/>
          <w:b/>
          <w:bCs/>
          <w:kern w:val="36"/>
          <w:sz w:val="48"/>
          <w:szCs w:val="48"/>
          <w14:ligatures w14:val="none"/>
        </w:rPr>
        <w:br w:type="page"/>
      </w:r>
    </w:p>
    <w:p w14:paraId="0EBE8E74" w14:textId="5B0CEC41" w:rsidR="009D3046" w:rsidRPr="00810775" w:rsidRDefault="009D3046" w:rsidP="008F30EB">
      <w:pPr>
        <w:spacing w:before="100" w:beforeAutospacing="1" w:after="100" w:afterAutospacing="1" w:line="240" w:lineRule="auto"/>
        <w:jc w:val="both"/>
        <w:outlineLvl w:val="0"/>
        <w:rPr>
          <w:rFonts w:ascii="Roboto" w:eastAsia="Times New Roman" w:hAnsi="Roboto" w:cs="Times New Roman"/>
          <w:b/>
          <w:bCs/>
          <w:kern w:val="36"/>
          <w:sz w:val="48"/>
          <w:szCs w:val="48"/>
          <w14:ligatures w14:val="none"/>
        </w:rPr>
      </w:pPr>
      <w:r w:rsidRPr="00810775">
        <w:rPr>
          <w:rFonts w:ascii="Roboto" w:eastAsia="Times New Roman" w:hAnsi="Roboto" w:cs="Times New Roman"/>
          <w:b/>
          <w:bCs/>
          <w:kern w:val="36"/>
          <w:sz w:val="48"/>
          <w:szCs w:val="48"/>
          <w14:ligatures w14:val="none"/>
        </w:rPr>
        <w:lastRenderedPageBreak/>
        <w:t>DOMINICAN REPUBLIC</w:t>
      </w:r>
    </w:p>
    <w:p w14:paraId="74EA65DF" w14:textId="28FDED0C" w:rsidR="009D3046" w:rsidRPr="00810775" w:rsidRDefault="002F7A6B" w:rsidP="008F30EB">
      <w:pPr>
        <w:spacing w:before="100" w:beforeAutospacing="1" w:after="100" w:afterAutospacing="1" w:line="240" w:lineRule="auto"/>
        <w:jc w:val="both"/>
        <w:outlineLvl w:val="0"/>
        <w:rPr>
          <w:rFonts w:ascii="Roboto" w:eastAsia="Times New Roman" w:hAnsi="Roboto" w:cs="Times New Roman"/>
          <w:b/>
          <w:bCs/>
          <w:kern w:val="36"/>
          <w14:ligatures w14:val="none"/>
        </w:rPr>
      </w:pPr>
      <w:r w:rsidRPr="00810775">
        <w:rPr>
          <w:rFonts w:ascii="Roboto" w:eastAsia="Times New Roman" w:hAnsi="Roboto" w:cs="Times New Roman"/>
          <w:b/>
          <w:bCs/>
          <w:kern w:val="36"/>
          <w14:ligatures w14:val="none"/>
        </w:rPr>
        <w:t>When:</w:t>
      </w:r>
      <w:r w:rsidR="00AB07D6" w:rsidRPr="00810775">
        <w:rPr>
          <w:rFonts w:ascii="Roboto" w:eastAsia="Times New Roman" w:hAnsi="Roboto" w:cs="Times New Roman"/>
          <w:b/>
          <w:bCs/>
          <w:kern w:val="36"/>
          <w14:ligatures w14:val="none"/>
        </w:rPr>
        <w:t xml:space="preserve"> </w:t>
      </w:r>
      <w:r w:rsidR="005B088B" w:rsidRPr="00AD1D75">
        <w:rPr>
          <w:rFonts w:ascii="Roboto" w:eastAsia="Times New Roman" w:hAnsi="Roboto" w:cs="Times New Roman"/>
          <w:kern w:val="36"/>
          <w14:ligatures w14:val="none"/>
        </w:rPr>
        <w:t>2023</w:t>
      </w:r>
      <w:r w:rsidR="00AD1D75">
        <w:rPr>
          <w:rFonts w:ascii="Roboto" w:eastAsia="Times New Roman" w:hAnsi="Roboto" w:cs="Times New Roman"/>
          <w:kern w:val="36"/>
          <w14:ligatures w14:val="none"/>
        </w:rPr>
        <w:t>–</w:t>
      </w:r>
      <w:r w:rsidR="005B088B" w:rsidRPr="00AD1D75">
        <w:rPr>
          <w:rFonts w:ascii="Roboto" w:eastAsia="Times New Roman" w:hAnsi="Roboto" w:cs="Times New Roman"/>
          <w:kern w:val="36"/>
          <w14:ligatures w14:val="none"/>
        </w:rPr>
        <w:t>2025</w:t>
      </w:r>
    </w:p>
    <w:p w14:paraId="5551FB0C" w14:textId="77777777" w:rsidR="008D51A5" w:rsidRDefault="008618E1" w:rsidP="008F30EB">
      <w:pPr>
        <w:spacing w:before="100" w:beforeAutospacing="1" w:after="100" w:afterAutospacing="1" w:line="240" w:lineRule="auto"/>
        <w:jc w:val="both"/>
        <w:outlineLvl w:val="0"/>
        <w:rPr>
          <w:rFonts w:ascii="Roboto" w:eastAsia="Times New Roman" w:hAnsi="Roboto" w:cs="Times New Roman"/>
          <w:kern w:val="36"/>
          <w14:ligatures w14:val="none"/>
        </w:rPr>
      </w:pPr>
      <w:r>
        <w:rPr>
          <w:rFonts w:ascii="Roboto" w:eastAsia="Times New Roman" w:hAnsi="Roboto" w:cs="Times New Roman"/>
          <w:b/>
          <w:bCs/>
          <w:kern w:val="36"/>
          <w14:ligatures w14:val="none"/>
        </w:rPr>
        <w:t>Purpose</w:t>
      </w:r>
      <w:r w:rsidR="00556CC5" w:rsidRPr="00810775">
        <w:rPr>
          <w:rFonts w:ascii="Roboto" w:eastAsia="Times New Roman" w:hAnsi="Roboto" w:cs="Times New Roman"/>
          <w:b/>
          <w:bCs/>
          <w:kern w:val="36"/>
          <w14:ligatures w14:val="none"/>
        </w:rPr>
        <w:t xml:space="preserve">: </w:t>
      </w:r>
      <w:r w:rsidR="00F040C5">
        <w:rPr>
          <w:rFonts w:ascii="Roboto" w:eastAsia="Times New Roman" w:hAnsi="Roboto" w:cs="Times New Roman"/>
          <w:kern w:val="36"/>
          <w14:ligatures w14:val="none"/>
        </w:rPr>
        <w:t>S</w:t>
      </w:r>
      <w:r w:rsidR="00F040C5" w:rsidRPr="00810775">
        <w:rPr>
          <w:rFonts w:ascii="Roboto" w:eastAsia="Times New Roman" w:hAnsi="Roboto" w:cs="Times New Roman"/>
          <w:kern w:val="36"/>
          <w14:ligatures w14:val="none"/>
        </w:rPr>
        <w:t>trengthen alignment between the L</w:t>
      </w:r>
      <w:r w:rsidR="00F040C5">
        <w:rPr>
          <w:rFonts w:ascii="Roboto" w:eastAsia="Times New Roman" w:hAnsi="Roboto" w:cs="Times New Roman"/>
          <w:kern w:val="36"/>
          <w14:ligatures w14:val="none"/>
        </w:rPr>
        <w:t>ong-</w:t>
      </w:r>
      <w:r w:rsidR="00F040C5" w:rsidRPr="00810775">
        <w:rPr>
          <w:rFonts w:ascii="Roboto" w:eastAsia="Times New Roman" w:hAnsi="Roboto" w:cs="Times New Roman"/>
          <w:kern w:val="36"/>
          <w14:ligatures w14:val="none"/>
        </w:rPr>
        <w:t>T</w:t>
      </w:r>
      <w:r w:rsidR="00F040C5">
        <w:rPr>
          <w:rFonts w:ascii="Roboto" w:eastAsia="Times New Roman" w:hAnsi="Roboto" w:cs="Times New Roman"/>
          <w:kern w:val="36"/>
          <w14:ligatures w14:val="none"/>
        </w:rPr>
        <w:t xml:space="preserve">erm </w:t>
      </w:r>
      <w:r w:rsidR="00F040C5" w:rsidRPr="00810775">
        <w:rPr>
          <w:rFonts w:ascii="Roboto" w:eastAsia="Times New Roman" w:hAnsi="Roboto" w:cs="Times New Roman"/>
          <w:kern w:val="36"/>
          <w14:ligatures w14:val="none"/>
        </w:rPr>
        <w:t>S</w:t>
      </w:r>
      <w:r w:rsidR="00F040C5">
        <w:rPr>
          <w:rFonts w:ascii="Roboto" w:eastAsia="Times New Roman" w:hAnsi="Roboto" w:cs="Times New Roman"/>
          <w:kern w:val="36"/>
          <w14:ligatures w14:val="none"/>
        </w:rPr>
        <w:t>trategy</w:t>
      </w:r>
      <w:r w:rsidR="00F040C5" w:rsidRPr="00810775">
        <w:rPr>
          <w:rFonts w:ascii="Roboto" w:eastAsia="Times New Roman" w:hAnsi="Roboto" w:cs="Times New Roman"/>
          <w:kern w:val="36"/>
          <w14:ligatures w14:val="none"/>
        </w:rPr>
        <w:t xml:space="preserve"> and the National Development Strategy</w:t>
      </w:r>
      <w:r w:rsidR="00C85847">
        <w:rPr>
          <w:rFonts w:ascii="Roboto" w:eastAsia="Times New Roman" w:hAnsi="Roboto" w:cs="Times New Roman"/>
          <w:kern w:val="36"/>
          <w14:ligatures w14:val="none"/>
        </w:rPr>
        <w:t xml:space="preserve"> because</w:t>
      </w:r>
      <w:r w:rsidR="00F040C5" w:rsidRPr="00810775">
        <w:rPr>
          <w:rFonts w:ascii="Roboto" w:eastAsia="Times New Roman" w:hAnsi="Roboto" w:cs="Times New Roman"/>
          <w:kern w:val="36"/>
          <w14:ligatures w14:val="none"/>
        </w:rPr>
        <w:t xml:space="preserve"> </w:t>
      </w:r>
      <w:r w:rsidR="00C85847">
        <w:rPr>
          <w:rFonts w:ascii="Roboto" w:eastAsia="Times New Roman" w:hAnsi="Roboto" w:cs="Times New Roman"/>
          <w:kern w:val="36"/>
          <w14:ligatures w14:val="none"/>
        </w:rPr>
        <w:t>t</w:t>
      </w:r>
      <w:r w:rsidR="00556CC5" w:rsidRPr="00810775">
        <w:rPr>
          <w:rFonts w:ascii="Roboto" w:eastAsia="Times New Roman" w:hAnsi="Roboto" w:cs="Times New Roman"/>
          <w:kern w:val="36"/>
          <w14:ligatures w14:val="none"/>
        </w:rPr>
        <w:t>he Dominican Republic faces growing water scarcity</w:t>
      </w:r>
      <w:r w:rsidR="00B3408C">
        <w:rPr>
          <w:rFonts w:ascii="Roboto" w:eastAsia="Times New Roman" w:hAnsi="Roboto" w:cs="Times New Roman"/>
          <w:kern w:val="36"/>
          <w14:ligatures w14:val="none"/>
        </w:rPr>
        <w:t xml:space="preserve"> due to</w:t>
      </w:r>
      <w:r w:rsidR="00556CC5" w:rsidRPr="00810775">
        <w:rPr>
          <w:rFonts w:ascii="Roboto" w:eastAsia="Times New Roman" w:hAnsi="Roboto" w:cs="Times New Roman"/>
          <w:kern w:val="36"/>
          <w14:ligatures w14:val="none"/>
        </w:rPr>
        <w:t xml:space="preserve"> inefficient irrigation, agricultural expansion</w:t>
      </w:r>
      <w:r w:rsidR="00A53B35">
        <w:rPr>
          <w:rFonts w:ascii="Roboto" w:eastAsia="Times New Roman" w:hAnsi="Roboto" w:cs="Times New Roman"/>
          <w:kern w:val="36"/>
          <w14:ligatures w14:val="none"/>
        </w:rPr>
        <w:t>, and climate change</w:t>
      </w:r>
      <w:r w:rsidR="00556CC5" w:rsidRPr="00810775">
        <w:rPr>
          <w:rFonts w:ascii="Roboto" w:eastAsia="Times New Roman" w:hAnsi="Roboto" w:cs="Times New Roman"/>
          <w:kern w:val="36"/>
          <w14:ligatures w14:val="none"/>
        </w:rPr>
        <w:t xml:space="preserve">. </w:t>
      </w:r>
    </w:p>
    <w:p w14:paraId="6533338C" w14:textId="7BB1957C" w:rsidR="00556CC5" w:rsidRPr="00810775" w:rsidRDefault="00556CC5" w:rsidP="008F30EB">
      <w:pPr>
        <w:spacing w:before="100" w:beforeAutospacing="1" w:after="100" w:afterAutospacing="1" w:line="240" w:lineRule="auto"/>
        <w:jc w:val="both"/>
        <w:outlineLvl w:val="0"/>
        <w:rPr>
          <w:rFonts w:ascii="Roboto" w:eastAsia="Times New Roman" w:hAnsi="Roboto" w:cs="Times New Roman"/>
          <w:kern w:val="36"/>
          <w14:ligatures w14:val="none"/>
        </w:rPr>
      </w:pPr>
      <w:r w:rsidRPr="00810775">
        <w:rPr>
          <w:rFonts w:ascii="Roboto" w:eastAsia="Times New Roman" w:hAnsi="Roboto" w:cs="Times New Roman"/>
          <w:b/>
          <w:bCs/>
          <w:kern w:val="36"/>
          <w14:ligatures w14:val="none"/>
        </w:rPr>
        <w:t xml:space="preserve">What happened: </w:t>
      </w:r>
      <w:r w:rsidRPr="00810775">
        <w:rPr>
          <w:rFonts w:ascii="Roboto" w:eastAsia="Times New Roman" w:hAnsi="Roboto" w:cs="Times New Roman"/>
          <w:kern w:val="36"/>
          <w14:ligatures w14:val="none"/>
        </w:rPr>
        <w:t>Three scenarios were analyzed:</w:t>
      </w:r>
    </w:p>
    <w:p w14:paraId="784D5EB1" w14:textId="76AF8C4A" w:rsidR="00556CC5" w:rsidRPr="00810775" w:rsidRDefault="00C35F3F" w:rsidP="008F30EB">
      <w:pPr>
        <w:pStyle w:val="ListParagraph"/>
        <w:numPr>
          <w:ilvl w:val="0"/>
          <w:numId w:val="12"/>
        </w:numPr>
        <w:jc w:val="both"/>
        <w:rPr>
          <w:rFonts w:ascii="Roboto" w:hAnsi="Roboto"/>
          <w:b/>
          <w:bCs/>
        </w:rPr>
      </w:pPr>
      <w:r w:rsidRPr="00810775">
        <w:rPr>
          <w:rFonts w:ascii="Roboto" w:hAnsi="Roboto"/>
        </w:rPr>
        <w:t>B</w:t>
      </w:r>
      <w:r w:rsidR="00556CC5" w:rsidRPr="00810775">
        <w:rPr>
          <w:rFonts w:ascii="Roboto" w:hAnsi="Roboto"/>
        </w:rPr>
        <w:t>aseline without additional policies or technological improvement</w:t>
      </w:r>
      <w:r w:rsidR="00CA1F3E">
        <w:rPr>
          <w:rFonts w:ascii="Roboto" w:hAnsi="Roboto"/>
        </w:rPr>
        <w:t>s (BAU)</w:t>
      </w:r>
    </w:p>
    <w:p w14:paraId="4B36AE87" w14:textId="7BC8E06D" w:rsidR="00556CC5" w:rsidRPr="00810775" w:rsidRDefault="00C35F3F" w:rsidP="008F30EB">
      <w:pPr>
        <w:pStyle w:val="ListParagraph"/>
        <w:numPr>
          <w:ilvl w:val="0"/>
          <w:numId w:val="12"/>
        </w:numPr>
        <w:jc w:val="both"/>
        <w:rPr>
          <w:rFonts w:ascii="Roboto" w:hAnsi="Roboto"/>
          <w:b/>
          <w:bCs/>
        </w:rPr>
      </w:pPr>
      <w:r w:rsidRPr="00810775">
        <w:rPr>
          <w:rFonts w:ascii="Roboto" w:hAnsi="Roboto"/>
        </w:rPr>
        <w:t>I</w:t>
      </w:r>
      <w:r w:rsidR="00556CC5" w:rsidRPr="00810775">
        <w:rPr>
          <w:rFonts w:ascii="Roboto" w:hAnsi="Roboto"/>
        </w:rPr>
        <w:t xml:space="preserve">rrigation technification </w:t>
      </w:r>
      <w:r w:rsidR="00DB6E95">
        <w:rPr>
          <w:rFonts w:ascii="Roboto" w:hAnsi="Roboto"/>
        </w:rPr>
        <w:t>&amp;</w:t>
      </w:r>
      <w:r w:rsidR="00556CC5" w:rsidRPr="00810775">
        <w:rPr>
          <w:rFonts w:ascii="Roboto" w:hAnsi="Roboto"/>
        </w:rPr>
        <w:t xml:space="preserve"> productivity improvements</w:t>
      </w:r>
      <w:r w:rsidR="00CA1F3E">
        <w:rPr>
          <w:rFonts w:ascii="Roboto" w:hAnsi="Roboto"/>
        </w:rPr>
        <w:t xml:space="preserve"> (TNR)</w:t>
      </w:r>
    </w:p>
    <w:p w14:paraId="0BD23F32" w14:textId="382B1AEA" w:rsidR="00556CC5" w:rsidRPr="00810775" w:rsidRDefault="00C35F3F" w:rsidP="008F30EB">
      <w:pPr>
        <w:pStyle w:val="ListParagraph"/>
        <w:numPr>
          <w:ilvl w:val="0"/>
          <w:numId w:val="12"/>
        </w:numPr>
        <w:jc w:val="both"/>
        <w:rPr>
          <w:rFonts w:ascii="Roboto" w:hAnsi="Roboto"/>
          <w:b/>
          <w:bCs/>
        </w:rPr>
      </w:pPr>
      <w:r w:rsidRPr="00810775">
        <w:rPr>
          <w:rFonts w:ascii="Roboto" w:hAnsi="Roboto"/>
        </w:rPr>
        <w:t>R</w:t>
      </w:r>
      <w:r w:rsidR="00556CC5" w:rsidRPr="00810775">
        <w:rPr>
          <w:rFonts w:ascii="Roboto" w:hAnsi="Roboto"/>
        </w:rPr>
        <w:t>educed precipitation based on climate projections</w:t>
      </w:r>
      <w:r w:rsidR="00CA1F3E">
        <w:rPr>
          <w:rFonts w:ascii="Roboto" w:hAnsi="Roboto"/>
        </w:rPr>
        <w:t xml:space="preserve"> (DPP)</w:t>
      </w:r>
    </w:p>
    <w:p w14:paraId="12944C8F" w14:textId="24BAC31A" w:rsidR="00862155" w:rsidRPr="00810775" w:rsidRDefault="00862155" w:rsidP="008F30EB">
      <w:pPr>
        <w:spacing w:before="100" w:beforeAutospacing="1" w:after="100" w:afterAutospacing="1" w:line="240" w:lineRule="auto"/>
        <w:jc w:val="both"/>
        <w:outlineLvl w:val="0"/>
        <w:rPr>
          <w:rFonts w:ascii="Roboto" w:eastAsia="Times New Roman" w:hAnsi="Roboto" w:cs="Times New Roman"/>
          <w:b/>
          <w:bCs/>
          <w:kern w:val="36"/>
          <w14:ligatures w14:val="none"/>
        </w:rPr>
      </w:pPr>
      <w:r w:rsidRPr="00810775">
        <w:rPr>
          <w:rFonts w:ascii="Roboto" w:eastAsia="Times New Roman" w:hAnsi="Roboto" w:cs="Times New Roman"/>
          <w:b/>
          <w:bCs/>
          <w:kern w:val="36"/>
          <w14:ligatures w14:val="none"/>
        </w:rPr>
        <w:t>Key insights</w:t>
      </w:r>
      <w:r w:rsidR="00EB479C" w:rsidRPr="00810775">
        <w:rPr>
          <w:rFonts w:ascii="Roboto" w:eastAsia="Times New Roman" w:hAnsi="Roboto" w:cs="Times New Roman"/>
          <w:b/>
          <w:bCs/>
          <w:kern w:val="36"/>
          <w14:ligatures w14:val="none"/>
        </w:rPr>
        <w:t xml:space="preserve">: </w:t>
      </w:r>
    </w:p>
    <w:p w14:paraId="0DDFA9CF" w14:textId="4CF4ADF5" w:rsidR="002C6CC5" w:rsidRPr="00810775" w:rsidRDefault="002C6CC5" w:rsidP="008F30EB">
      <w:pPr>
        <w:pStyle w:val="ListParagraph"/>
        <w:numPr>
          <w:ilvl w:val="0"/>
          <w:numId w:val="13"/>
        </w:numPr>
        <w:jc w:val="both"/>
        <w:rPr>
          <w:rFonts w:ascii="Roboto" w:hAnsi="Roboto"/>
        </w:rPr>
      </w:pPr>
      <w:r w:rsidRPr="00810775">
        <w:rPr>
          <w:rFonts w:ascii="Roboto" w:hAnsi="Roboto"/>
        </w:rPr>
        <w:t xml:space="preserve">Water stress is the key systemic constraint, with national stress levels around 56% and agriculture consuming 82% of total water use, creating cascading impacts across energy, land, and ecosystems. </w:t>
      </w:r>
    </w:p>
    <w:p w14:paraId="58821DC0" w14:textId="2D736159" w:rsidR="002C6CC5" w:rsidRPr="00810775" w:rsidRDefault="002C6CC5" w:rsidP="008F30EB">
      <w:pPr>
        <w:pStyle w:val="ListParagraph"/>
        <w:numPr>
          <w:ilvl w:val="0"/>
          <w:numId w:val="13"/>
        </w:numPr>
        <w:jc w:val="both"/>
        <w:rPr>
          <w:rFonts w:ascii="Roboto" w:hAnsi="Roboto"/>
        </w:rPr>
      </w:pPr>
      <w:r w:rsidRPr="00810775">
        <w:rPr>
          <w:rFonts w:ascii="Roboto" w:hAnsi="Roboto"/>
        </w:rPr>
        <w:t>Irrigation inefficiencies amplify cross-sector pressures, but modernization (technification) emerges as a high-impact solution</w:t>
      </w:r>
      <w:r w:rsidR="009A6D60">
        <w:rPr>
          <w:rFonts w:ascii="Roboto" w:hAnsi="Roboto"/>
        </w:rPr>
        <w:t xml:space="preserve"> </w:t>
      </w:r>
      <w:r w:rsidRPr="00810775">
        <w:rPr>
          <w:rFonts w:ascii="Roboto" w:hAnsi="Roboto"/>
        </w:rPr>
        <w:t>—</w:t>
      </w:r>
      <w:r w:rsidR="009A6D60">
        <w:rPr>
          <w:rFonts w:ascii="Roboto" w:hAnsi="Roboto"/>
        </w:rPr>
        <w:t xml:space="preserve"> </w:t>
      </w:r>
      <w:r w:rsidRPr="00810775">
        <w:rPr>
          <w:rFonts w:ascii="Roboto" w:hAnsi="Roboto"/>
        </w:rPr>
        <w:t xml:space="preserve">potentially reducing water use over 40% by 2050 while increasing yields and easing pressure on forests </w:t>
      </w:r>
      <w:r w:rsidR="009A6D60">
        <w:rPr>
          <w:rFonts w:ascii="Roboto" w:hAnsi="Roboto"/>
        </w:rPr>
        <w:t>&amp;</w:t>
      </w:r>
      <w:r w:rsidRPr="00810775">
        <w:rPr>
          <w:rFonts w:ascii="Roboto" w:hAnsi="Roboto"/>
        </w:rPr>
        <w:t xml:space="preserve"> water resources. </w:t>
      </w:r>
    </w:p>
    <w:p w14:paraId="12BC2765" w14:textId="38DFF52C" w:rsidR="002C6CC5" w:rsidRPr="00810775" w:rsidRDefault="009A6D60" w:rsidP="008F30EB">
      <w:pPr>
        <w:pStyle w:val="ListParagraph"/>
        <w:numPr>
          <w:ilvl w:val="0"/>
          <w:numId w:val="13"/>
        </w:numPr>
        <w:jc w:val="both"/>
        <w:rPr>
          <w:rFonts w:ascii="Roboto" w:hAnsi="Roboto"/>
        </w:rPr>
      </w:pPr>
      <w:r>
        <w:rPr>
          <w:rFonts w:ascii="Roboto" w:hAnsi="Roboto"/>
        </w:rPr>
        <w:t>Water–</w:t>
      </w:r>
      <w:r w:rsidR="002C6CC5" w:rsidRPr="00810775">
        <w:rPr>
          <w:rFonts w:ascii="Roboto" w:hAnsi="Roboto"/>
        </w:rPr>
        <w:t>Land–</w:t>
      </w:r>
      <w:r>
        <w:rPr>
          <w:rFonts w:ascii="Roboto" w:hAnsi="Roboto"/>
        </w:rPr>
        <w:t>P</w:t>
      </w:r>
      <w:r w:rsidR="002C6CC5" w:rsidRPr="00810775">
        <w:rPr>
          <w:rFonts w:ascii="Roboto" w:hAnsi="Roboto"/>
        </w:rPr>
        <w:t xml:space="preserve">roductivity dynamics are tightly interlinked, with business-as-usual pathways leading to deforestation </w:t>
      </w:r>
      <w:r w:rsidR="001F5984">
        <w:rPr>
          <w:rFonts w:ascii="Roboto" w:hAnsi="Roboto"/>
        </w:rPr>
        <w:t>&amp;</w:t>
      </w:r>
      <w:r w:rsidR="002C6CC5" w:rsidRPr="00810775">
        <w:rPr>
          <w:rFonts w:ascii="Roboto" w:hAnsi="Roboto"/>
        </w:rPr>
        <w:t xml:space="preserve"> resource degradation, whereas efficiency improvements can stabilize land use and enhance overall system performance. </w:t>
      </w:r>
    </w:p>
    <w:p w14:paraId="7B0C1196" w14:textId="77777777" w:rsidR="001F5984" w:rsidRPr="001F5984" w:rsidRDefault="002C6CC5" w:rsidP="008F30EB">
      <w:pPr>
        <w:pStyle w:val="ListParagraph"/>
        <w:numPr>
          <w:ilvl w:val="0"/>
          <w:numId w:val="13"/>
        </w:numPr>
        <w:jc w:val="both"/>
        <w:rPr>
          <w:rFonts w:ascii="Roboto" w:hAnsi="Roboto"/>
        </w:rPr>
      </w:pPr>
      <w:r w:rsidRPr="00810775">
        <w:rPr>
          <w:rFonts w:ascii="Roboto" w:hAnsi="Roboto"/>
        </w:rPr>
        <w:t xml:space="preserve">Climate change </w:t>
      </w:r>
      <w:r w:rsidR="001F5984">
        <w:rPr>
          <w:rFonts w:ascii="Roboto" w:hAnsi="Roboto"/>
        </w:rPr>
        <w:t>will</w:t>
      </w:r>
      <w:r w:rsidRPr="00810775">
        <w:rPr>
          <w:rFonts w:ascii="Roboto" w:hAnsi="Roboto"/>
        </w:rPr>
        <w:t xml:space="preserve"> </w:t>
      </w:r>
      <w:proofErr w:type="gramStart"/>
      <w:r w:rsidRPr="00810775">
        <w:rPr>
          <w:rFonts w:ascii="Roboto" w:hAnsi="Roboto"/>
        </w:rPr>
        <w:t>existing</w:t>
      </w:r>
      <w:proofErr w:type="gramEnd"/>
      <w:r w:rsidRPr="00810775">
        <w:rPr>
          <w:rFonts w:ascii="Roboto" w:hAnsi="Roboto"/>
        </w:rPr>
        <w:t xml:space="preserve"> vulnerabilities</w:t>
      </w:r>
      <w:r w:rsidR="001F5984">
        <w:rPr>
          <w:rFonts w:ascii="Roboto" w:hAnsi="Roboto"/>
        </w:rPr>
        <w:t xml:space="preserve"> </w:t>
      </w:r>
      <w:r w:rsidR="001F5984" w:rsidRPr="00810775">
        <w:rPr>
          <w:rFonts w:ascii="Roboto" w:eastAsia="Times New Roman" w:hAnsi="Roboto" w:cs="Times New Roman"/>
          <w:kern w:val="36"/>
          <w14:ligatures w14:val="none"/>
        </w:rPr>
        <w:t>through reduced precipitation (15–17%) and declining agricultural yields by 2050.</w:t>
      </w:r>
      <w:r w:rsidRPr="00810775">
        <w:rPr>
          <w:rFonts w:ascii="Roboto" w:hAnsi="Roboto"/>
        </w:rPr>
        <w:t xml:space="preserve"> </w:t>
      </w:r>
      <w:r w:rsidR="001F5984">
        <w:rPr>
          <w:rFonts w:ascii="Roboto" w:hAnsi="Roboto"/>
        </w:rPr>
        <w:t>I</w:t>
      </w:r>
      <w:r w:rsidRPr="00810775">
        <w:rPr>
          <w:rFonts w:ascii="Roboto" w:hAnsi="Roboto"/>
        </w:rPr>
        <w:t>ntegrated policy approaches</w:t>
      </w:r>
      <w:r w:rsidR="00E63321" w:rsidRPr="00810775">
        <w:rPr>
          <w:rFonts w:ascii="Roboto" w:hAnsi="Roboto"/>
        </w:rPr>
        <w:t xml:space="preserve">, </w:t>
      </w:r>
      <w:r w:rsidRPr="00810775">
        <w:rPr>
          <w:rFonts w:ascii="Roboto" w:hAnsi="Roboto"/>
        </w:rPr>
        <w:t>particularly irrigation modernization</w:t>
      </w:r>
      <w:r w:rsidR="00E63321" w:rsidRPr="00810775">
        <w:rPr>
          <w:rFonts w:ascii="Roboto" w:hAnsi="Roboto"/>
        </w:rPr>
        <w:t xml:space="preserve">, </w:t>
      </w:r>
      <w:r w:rsidRPr="00810775">
        <w:rPr>
          <w:rFonts w:ascii="Roboto" w:hAnsi="Roboto"/>
        </w:rPr>
        <w:t>can deliver co-benefits, including lower costs,</w:t>
      </w:r>
      <w:r w:rsidR="001F5984">
        <w:rPr>
          <w:rFonts w:ascii="Roboto" w:hAnsi="Roboto"/>
        </w:rPr>
        <w:t xml:space="preserve"> </w:t>
      </w:r>
      <w:r w:rsidRPr="00810775">
        <w:rPr>
          <w:rFonts w:ascii="Roboto" w:hAnsi="Roboto"/>
        </w:rPr>
        <w:t>reduced emissions, improved resilience, and strengthened food production.</w:t>
      </w:r>
      <w:r w:rsidR="0057622E" w:rsidRPr="00810775">
        <w:rPr>
          <w:rFonts w:ascii="Roboto" w:hAnsi="Roboto"/>
          <w:b/>
          <w:bCs/>
        </w:rPr>
        <w:t xml:space="preserve"> </w:t>
      </w:r>
    </w:p>
    <w:p w14:paraId="2825CDA7" w14:textId="292E94B8" w:rsidR="002C6CC5" w:rsidRPr="00810775" w:rsidRDefault="0057622E" w:rsidP="008F30EB">
      <w:pPr>
        <w:pStyle w:val="ListParagraph"/>
        <w:numPr>
          <w:ilvl w:val="0"/>
          <w:numId w:val="13"/>
        </w:numPr>
        <w:jc w:val="both"/>
        <w:rPr>
          <w:rFonts w:ascii="Roboto" w:hAnsi="Roboto"/>
        </w:rPr>
      </w:pPr>
      <w:r w:rsidRPr="00810775">
        <w:rPr>
          <w:rFonts w:ascii="Roboto" w:hAnsi="Roboto"/>
          <w:noProof/>
        </w:rPr>
        <w:lastRenderedPageBreak/>
        <w:drawing>
          <wp:inline distT="0" distB="0" distL="0" distR="0" wp14:anchorId="2949BA2C" wp14:editId="3B48F46D">
            <wp:extent cx="5943600" cy="2375535"/>
            <wp:effectExtent l="0" t="0" r="0" b="5715"/>
            <wp:docPr id="971469863" name="Picture 1" descr="The image illustrates a projection of water usage for rice cultivation in the Yaque del Sur region, comparing traditional methods (1.2 BCM) to technologically advanced methods (0.8 BCM) over a period from 2020 to 20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9863" name="Picture 1" descr="The image illustrates a projection of water usage for rice cultivation in the Yaque del Sur region, comparing traditional methods (1.2 BCM) to technologically advanced methods (0.8 BCM) over a period from 2020 to 2050.&#10;&#10;AI-generated content may be incorrect."/>
                    <pic:cNvPicPr/>
                  </pic:nvPicPr>
                  <pic:blipFill>
                    <a:blip r:embed="rId12"/>
                    <a:stretch>
                      <a:fillRect/>
                    </a:stretch>
                  </pic:blipFill>
                  <pic:spPr>
                    <a:xfrm>
                      <a:off x="0" y="0"/>
                      <a:ext cx="5943600" cy="2375535"/>
                    </a:xfrm>
                    <a:prstGeom prst="rect">
                      <a:avLst/>
                    </a:prstGeom>
                  </pic:spPr>
                </pic:pic>
              </a:graphicData>
            </a:graphic>
          </wp:inline>
        </w:drawing>
      </w:r>
    </w:p>
    <w:p w14:paraId="680EAC01" w14:textId="0489D1F2" w:rsidR="00AD1D75" w:rsidRPr="00120218" w:rsidRDefault="00862155" w:rsidP="008F30EB">
      <w:pPr>
        <w:spacing w:before="100" w:beforeAutospacing="1" w:after="100" w:afterAutospacing="1" w:line="240" w:lineRule="auto"/>
        <w:jc w:val="both"/>
        <w:outlineLvl w:val="0"/>
        <w:rPr>
          <w:lang w:val="es-ES"/>
        </w:rPr>
      </w:pPr>
      <w:proofErr w:type="spellStart"/>
      <w:r w:rsidRPr="00810775">
        <w:rPr>
          <w:rFonts w:ascii="Roboto" w:eastAsia="Times New Roman" w:hAnsi="Roboto" w:cs="Times New Roman"/>
          <w:b/>
          <w:bCs/>
          <w:kern w:val="36"/>
          <w:lang w:val="es-US"/>
          <w14:ligatures w14:val="none"/>
        </w:rPr>
        <w:t>Resources</w:t>
      </w:r>
      <w:proofErr w:type="spellEnd"/>
      <w:r w:rsidR="00183654" w:rsidRPr="00810775">
        <w:rPr>
          <w:rFonts w:ascii="Roboto" w:eastAsia="Times New Roman" w:hAnsi="Roboto" w:cs="Times New Roman"/>
          <w:b/>
          <w:bCs/>
          <w:kern w:val="36"/>
          <w:lang w:val="es-US"/>
          <w14:ligatures w14:val="none"/>
        </w:rPr>
        <w:t xml:space="preserve">: </w:t>
      </w:r>
      <w:proofErr w:type="spellStart"/>
      <w:r w:rsidR="0012204D" w:rsidRPr="00810775">
        <w:rPr>
          <w:rFonts w:ascii="Roboto" w:eastAsia="Times New Roman" w:hAnsi="Roboto" w:cs="Times New Roman"/>
          <w:kern w:val="36"/>
          <w:lang w:val="es-US"/>
          <w14:ligatures w14:val="none"/>
        </w:rPr>
        <w:t>Insert</w:t>
      </w:r>
      <w:proofErr w:type="spellEnd"/>
      <w:r w:rsidR="0012204D" w:rsidRPr="00810775">
        <w:rPr>
          <w:rFonts w:ascii="Roboto" w:eastAsia="Times New Roman" w:hAnsi="Roboto" w:cs="Times New Roman"/>
          <w:kern w:val="36"/>
          <w:lang w:val="es-US"/>
          <w14:ligatures w14:val="none"/>
        </w:rPr>
        <w:t xml:space="preserve"> </w:t>
      </w:r>
      <w:hyperlink r:id="rId13" w:history="1">
        <w:r w:rsidR="0012204D" w:rsidRPr="00810775">
          <w:rPr>
            <w:rStyle w:val="Hyperlink"/>
            <w:rFonts w:ascii="Roboto" w:eastAsia="Times New Roman" w:hAnsi="Roboto" w:cs="Times New Roman"/>
            <w:kern w:val="36"/>
            <w:lang w:val="es-US"/>
            <w14:ligatures w14:val="none"/>
          </w:rPr>
          <w:t>Nota de Política:</w:t>
        </w:r>
      </w:hyperlink>
    </w:p>
    <w:p w14:paraId="15E99635" w14:textId="360ACE28" w:rsidR="00AD1D75" w:rsidRPr="00AD1D75" w:rsidRDefault="00AD1D75" w:rsidP="00AD1D75">
      <w:pPr>
        <w:spacing w:before="100" w:beforeAutospacing="1" w:after="100" w:afterAutospacing="1" w:line="240" w:lineRule="auto"/>
        <w:jc w:val="both"/>
        <w:outlineLvl w:val="0"/>
        <w:rPr>
          <w:rFonts w:ascii="Roboto" w:eastAsia="Times New Roman" w:hAnsi="Roboto" w:cs="Times New Roman"/>
          <w:kern w:val="36"/>
          <w14:ligatures w14:val="none"/>
        </w:rPr>
      </w:pPr>
      <w:r>
        <w:rPr>
          <w:rFonts w:ascii="Roboto" w:eastAsia="Times New Roman" w:hAnsi="Roboto" w:cs="Times New Roman"/>
          <w:b/>
          <w:bCs/>
          <w:kern w:val="36"/>
          <w14:ligatures w14:val="none"/>
        </w:rPr>
        <w:t>Models</w:t>
      </w:r>
      <w:r w:rsidRPr="00810775">
        <w:rPr>
          <w:rFonts w:ascii="Roboto" w:eastAsia="Times New Roman" w:hAnsi="Roboto" w:cs="Times New Roman"/>
          <w:b/>
          <w:bCs/>
          <w:kern w:val="36"/>
          <w14:ligatures w14:val="none"/>
        </w:rPr>
        <w:t xml:space="preserve">: </w:t>
      </w:r>
      <w:r w:rsidR="00497E07">
        <w:rPr>
          <w:rFonts w:ascii="Roboto" w:eastAsia="Times New Roman" w:hAnsi="Roboto" w:cs="Times New Roman"/>
          <w:kern w:val="36"/>
          <w14:ligatures w14:val="none"/>
        </w:rPr>
        <w:t>OSeMOSYS</w:t>
      </w:r>
    </w:p>
    <w:p w14:paraId="47689BFC" w14:textId="6D5C0E4F" w:rsidR="0012204D" w:rsidRPr="00AD1D75" w:rsidRDefault="00AD1D75" w:rsidP="008F30EB">
      <w:pPr>
        <w:spacing w:before="100" w:beforeAutospacing="1" w:after="100" w:afterAutospacing="1" w:line="240" w:lineRule="auto"/>
        <w:jc w:val="both"/>
        <w:outlineLvl w:val="0"/>
        <w:rPr>
          <w:rFonts w:ascii="Roboto" w:eastAsia="Times New Roman" w:hAnsi="Roboto" w:cs="Times New Roman"/>
          <w:b/>
          <w:bCs/>
          <w:kern w:val="36"/>
          <w14:ligatures w14:val="none"/>
        </w:rPr>
      </w:pPr>
      <w:r w:rsidRPr="00810775">
        <w:rPr>
          <w:rFonts w:ascii="Roboto" w:eastAsia="Times New Roman" w:hAnsi="Roboto" w:cs="Times New Roman"/>
          <w:b/>
          <w:bCs/>
          <w:kern w:val="36"/>
          <w14:ligatures w14:val="none"/>
        </w:rPr>
        <w:t xml:space="preserve">Stakeholders: </w:t>
      </w:r>
      <w:r w:rsidRPr="00810775">
        <w:rPr>
          <w:rFonts w:ascii="Roboto" w:eastAsia="Times New Roman" w:hAnsi="Roboto" w:cs="Times New Roman"/>
          <w:kern w:val="36"/>
          <w14:ligatures w14:val="none"/>
        </w:rPr>
        <w:t xml:space="preserve">Ministry of Economy, Planning &amp; Development (MEPYD), RCO Dominican Republic, </w:t>
      </w:r>
      <w:r w:rsidRPr="00810775">
        <w:rPr>
          <w:rFonts w:ascii="Roboto" w:hAnsi="Roboto"/>
        </w:rPr>
        <w:t>UN DESA</w:t>
      </w:r>
      <w:r w:rsidR="00692991">
        <w:rPr>
          <w:rFonts w:ascii="Roboto" w:hAnsi="Roboto"/>
        </w:rPr>
        <w:t>,</w:t>
      </w:r>
      <w:r w:rsidRPr="00810775">
        <w:rPr>
          <w:rFonts w:ascii="Roboto" w:hAnsi="Roboto"/>
        </w:rPr>
        <w:t xml:space="preserve"> and the Climate Lead Group (CLG). </w:t>
      </w:r>
      <w:r w:rsidR="0012204D" w:rsidRPr="00AD1D75">
        <w:rPr>
          <w:rFonts w:ascii="Roboto" w:eastAsia="Times New Roman" w:hAnsi="Roboto" w:cs="Times New Roman"/>
          <w:kern w:val="36"/>
          <w14:ligatures w14:val="none"/>
        </w:rPr>
        <w:t xml:space="preserve"> </w:t>
      </w:r>
    </w:p>
    <w:p w14:paraId="4CCCBD97" w14:textId="0D7C13F9" w:rsidR="00862155" w:rsidRPr="00810775" w:rsidRDefault="00862155" w:rsidP="008F30EB">
      <w:pPr>
        <w:spacing w:before="100" w:beforeAutospacing="1" w:after="100" w:afterAutospacing="1" w:line="240" w:lineRule="auto"/>
        <w:jc w:val="both"/>
        <w:outlineLvl w:val="0"/>
        <w:rPr>
          <w:rFonts w:ascii="Roboto" w:eastAsia="Times New Roman" w:hAnsi="Roboto" w:cs="Times New Roman"/>
          <w:b/>
          <w:bCs/>
          <w:kern w:val="36"/>
          <w14:ligatures w14:val="none"/>
        </w:rPr>
      </w:pPr>
      <w:r w:rsidRPr="00810775">
        <w:rPr>
          <w:rFonts w:ascii="Roboto" w:eastAsia="Times New Roman" w:hAnsi="Roboto" w:cs="Times New Roman"/>
          <w:b/>
          <w:bCs/>
          <w:kern w:val="36"/>
          <w14:ligatures w14:val="none"/>
        </w:rPr>
        <w:t>Tags</w:t>
      </w:r>
      <w:r w:rsidR="00412340" w:rsidRPr="00810775">
        <w:rPr>
          <w:rFonts w:ascii="Roboto" w:eastAsia="Times New Roman" w:hAnsi="Roboto" w:cs="Times New Roman"/>
          <w:b/>
          <w:bCs/>
          <w:kern w:val="36"/>
          <w14:ligatures w14:val="none"/>
        </w:rPr>
        <w:t xml:space="preserve">: </w:t>
      </w:r>
      <w:r w:rsidR="005D5BE4" w:rsidRPr="00810775">
        <w:rPr>
          <w:rFonts w:ascii="Roboto" w:eastAsia="Times New Roman" w:hAnsi="Roboto" w:cs="Times New Roman"/>
          <w:b/>
          <w:bCs/>
          <w:kern w:val="36"/>
          <w14:ligatures w14:val="none"/>
        </w:rPr>
        <w:t>#</w:t>
      </w:r>
      <w:r w:rsidR="0057622E" w:rsidRPr="00810775">
        <w:rPr>
          <w:rFonts w:ascii="Roboto" w:eastAsia="Times New Roman" w:hAnsi="Roboto" w:cs="Times New Roman"/>
          <w:kern w:val="0"/>
          <w14:ligatures w14:val="none"/>
        </w:rPr>
        <w:t>Agricultur</w:t>
      </w:r>
      <w:r w:rsidR="00AD1D75">
        <w:rPr>
          <w:rFonts w:ascii="Roboto" w:eastAsia="Times New Roman" w:hAnsi="Roboto" w:cs="Times New Roman"/>
          <w:kern w:val="0"/>
          <w14:ligatures w14:val="none"/>
        </w:rPr>
        <w:t xml:space="preserve">e </w:t>
      </w:r>
      <w:r w:rsidR="005D5BE4" w:rsidRPr="00810775">
        <w:rPr>
          <w:rFonts w:ascii="Roboto" w:eastAsia="Times New Roman" w:hAnsi="Roboto" w:cs="Times New Roman"/>
          <w:kern w:val="0"/>
          <w14:ligatures w14:val="none"/>
        </w:rPr>
        <w:t>#</w:t>
      </w:r>
      <w:r w:rsidR="00AD1D75">
        <w:rPr>
          <w:rFonts w:ascii="Roboto" w:eastAsia="Times New Roman" w:hAnsi="Roboto" w:cs="Times New Roman"/>
          <w:kern w:val="0"/>
          <w14:ligatures w14:val="none"/>
        </w:rPr>
        <w:t>W</w:t>
      </w:r>
      <w:r w:rsidR="000C28AB" w:rsidRPr="00810775">
        <w:rPr>
          <w:rFonts w:ascii="Roboto" w:eastAsia="Times New Roman" w:hAnsi="Roboto" w:cs="Times New Roman"/>
          <w:kern w:val="0"/>
          <w14:ligatures w14:val="none"/>
        </w:rPr>
        <w:t xml:space="preserve">ater </w:t>
      </w:r>
      <w:r w:rsidR="005D5BE4" w:rsidRPr="00810775">
        <w:rPr>
          <w:rFonts w:ascii="Roboto" w:eastAsia="Times New Roman" w:hAnsi="Roboto" w:cs="Times New Roman"/>
          <w:kern w:val="0"/>
          <w14:ligatures w14:val="none"/>
        </w:rPr>
        <w:t>#</w:t>
      </w:r>
      <w:r w:rsidR="00AD1D75">
        <w:rPr>
          <w:rFonts w:ascii="Roboto" w:eastAsia="Times New Roman" w:hAnsi="Roboto" w:cs="Times New Roman"/>
          <w:kern w:val="0"/>
          <w14:ligatures w14:val="none"/>
        </w:rPr>
        <w:t>C</w:t>
      </w:r>
      <w:r w:rsidR="000C28AB" w:rsidRPr="00810775">
        <w:rPr>
          <w:rFonts w:ascii="Roboto" w:eastAsia="Times New Roman" w:hAnsi="Roboto" w:cs="Times New Roman"/>
          <w:kern w:val="0"/>
          <w14:ligatures w14:val="none"/>
        </w:rPr>
        <w:t xml:space="preserve">limate </w:t>
      </w:r>
      <w:r w:rsidR="005D5BE4" w:rsidRPr="00810775">
        <w:rPr>
          <w:rFonts w:ascii="Roboto" w:eastAsia="Times New Roman" w:hAnsi="Roboto" w:cs="Times New Roman"/>
          <w:kern w:val="0"/>
          <w14:ligatures w14:val="none"/>
        </w:rPr>
        <w:t>#</w:t>
      </w:r>
      <w:r w:rsidR="00AD1D75">
        <w:rPr>
          <w:rFonts w:ascii="Roboto" w:eastAsia="Times New Roman" w:hAnsi="Roboto" w:cs="Times New Roman"/>
          <w:kern w:val="0"/>
          <w14:ligatures w14:val="none"/>
        </w:rPr>
        <w:t>Land</w:t>
      </w:r>
      <w:r w:rsidR="005D5BE4" w:rsidRPr="00810775">
        <w:rPr>
          <w:rFonts w:ascii="Roboto" w:eastAsia="Times New Roman" w:hAnsi="Roboto" w:cs="Times New Roman"/>
          <w:kern w:val="0"/>
          <w14:ligatures w14:val="none"/>
        </w:rPr>
        <w:t xml:space="preserve"> #</w:t>
      </w:r>
      <w:r w:rsidR="00AD1D75">
        <w:rPr>
          <w:rFonts w:ascii="Roboto" w:eastAsia="Times New Roman" w:hAnsi="Roboto" w:cs="Times New Roman"/>
          <w:kern w:val="0"/>
          <w14:ligatures w14:val="none"/>
        </w:rPr>
        <w:t>D</w:t>
      </w:r>
      <w:r w:rsidR="005D5BE4" w:rsidRPr="00810775">
        <w:rPr>
          <w:rFonts w:ascii="Roboto" w:eastAsia="Times New Roman" w:hAnsi="Roboto" w:cs="Times New Roman"/>
          <w:kern w:val="0"/>
          <w14:ligatures w14:val="none"/>
        </w:rPr>
        <w:t>eforestation</w:t>
      </w:r>
    </w:p>
    <w:p w14:paraId="06ADBE3C" w14:textId="77777777" w:rsidR="002F7A6B" w:rsidRPr="00810775" w:rsidRDefault="002F7A6B" w:rsidP="008F30EB">
      <w:pPr>
        <w:spacing w:before="100" w:beforeAutospacing="1" w:after="100" w:afterAutospacing="1" w:line="240" w:lineRule="auto"/>
        <w:jc w:val="both"/>
        <w:outlineLvl w:val="0"/>
        <w:rPr>
          <w:rFonts w:ascii="Roboto" w:eastAsia="Times New Roman" w:hAnsi="Roboto" w:cs="Times New Roman"/>
          <w:b/>
          <w:bCs/>
          <w:kern w:val="36"/>
          <w14:ligatures w14:val="none"/>
        </w:rPr>
      </w:pPr>
    </w:p>
    <w:p w14:paraId="772A4734" w14:textId="77777777" w:rsidR="004E7A69" w:rsidRDefault="004E7A69">
      <w:pPr>
        <w:rPr>
          <w:rFonts w:ascii="Roboto" w:eastAsia="Times New Roman" w:hAnsi="Roboto" w:cs="Times New Roman"/>
          <w:b/>
          <w:bCs/>
          <w:kern w:val="36"/>
          <w:sz w:val="48"/>
          <w:szCs w:val="48"/>
          <w14:ligatures w14:val="none"/>
        </w:rPr>
      </w:pPr>
      <w:r>
        <w:rPr>
          <w:rFonts w:ascii="Roboto" w:eastAsia="Times New Roman" w:hAnsi="Roboto" w:cs="Times New Roman"/>
          <w:b/>
          <w:bCs/>
          <w:kern w:val="36"/>
          <w:sz w:val="48"/>
          <w:szCs w:val="48"/>
          <w14:ligatures w14:val="none"/>
        </w:rPr>
        <w:br w:type="page"/>
      </w:r>
    </w:p>
    <w:p w14:paraId="6FCFAA52" w14:textId="69BC4830" w:rsidR="001C792B" w:rsidRPr="00810775" w:rsidRDefault="001C792B" w:rsidP="008F30EB">
      <w:pPr>
        <w:spacing w:before="100" w:beforeAutospacing="1" w:after="100" w:afterAutospacing="1" w:line="240" w:lineRule="auto"/>
        <w:jc w:val="both"/>
        <w:outlineLvl w:val="0"/>
        <w:rPr>
          <w:rFonts w:ascii="Roboto" w:eastAsia="Times New Roman" w:hAnsi="Roboto" w:cs="Times New Roman"/>
          <w:b/>
          <w:bCs/>
          <w:kern w:val="36"/>
          <w:sz w:val="48"/>
          <w:szCs w:val="48"/>
          <w14:ligatures w14:val="none"/>
        </w:rPr>
      </w:pPr>
      <w:r w:rsidRPr="00810775">
        <w:rPr>
          <w:rFonts w:ascii="Roboto" w:eastAsia="Times New Roman" w:hAnsi="Roboto" w:cs="Times New Roman"/>
          <w:b/>
          <w:bCs/>
          <w:kern w:val="36"/>
          <w:sz w:val="48"/>
          <w:szCs w:val="48"/>
          <w14:ligatures w14:val="none"/>
        </w:rPr>
        <w:lastRenderedPageBreak/>
        <w:t>ETHIOPIA</w:t>
      </w:r>
    </w:p>
    <w:p w14:paraId="0CC5F25F" w14:textId="6831901D" w:rsidR="001C792B" w:rsidRPr="00810775" w:rsidRDefault="001C792B" w:rsidP="008F30EB">
      <w:pPr>
        <w:pStyle w:val="Heading1"/>
        <w:jc w:val="both"/>
        <w:rPr>
          <w:rFonts w:ascii="Roboto" w:hAnsi="Roboto"/>
          <w:color w:val="auto"/>
          <w:sz w:val="24"/>
          <w:szCs w:val="24"/>
        </w:rPr>
      </w:pPr>
      <w:r w:rsidRPr="00810775">
        <w:rPr>
          <w:rStyle w:val="Heading1Char"/>
          <w:rFonts w:ascii="Roboto" w:hAnsi="Roboto"/>
          <w:b/>
          <w:bCs/>
          <w:color w:val="auto"/>
          <w:sz w:val="24"/>
          <w:szCs w:val="24"/>
        </w:rPr>
        <w:t>When:</w:t>
      </w:r>
      <w:r w:rsidRPr="00810775">
        <w:rPr>
          <w:rFonts w:ascii="Roboto" w:hAnsi="Roboto"/>
          <w:color w:val="auto"/>
          <w:sz w:val="24"/>
          <w:szCs w:val="24"/>
        </w:rPr>
        <w:t xml:space="preserve"> </w:t>
      </w:r>
      <w:r w:rsidR="003A318E" w:rsidRPr="00810775">
        <w:rPr>
          <w:rFonts w:ascii="Roboto" w:hAnsi="Roboto"/>
          <w:color w:val="auto"/>
          <w:sz w:val="24"/>
          <w:szCs w:val="24"/>
        </w:rPr>
        <w:t>2018</w:t>
      </w:r>
      <w:r w:rsidR="00692991">
        <w:rPr>
          <w:rFonts w:ascii="Roboto" w:hAnsi="Roboto"/>
          <w:color w:val="auto"/>
          <w:sz w:val="24"/>
          <w:szCs w:val="24"/>
        </w:rPr>
        <w:t>–</w:t>
      </w:r>
      <w:r w:rsidR="001E6D26" w:rsidRPr="00810775">
        <w:rPr>
          <w:rFonts w:ascii="Roboto" w:hAnsi="Roboto"/>
          <w:color w:val="auto"/>
          <w:sz w:val="24"/>
          <w:szCs w:val="24"/>
        </w:rPr>
        <w:t>20</w:t>
      </w:r>
      <w:r w:rsidR="009E0695" w:rsidRPr="00810775">
        <w:rPr>
          <w:rFonts w:ascii="Roboto" w:hAnsi="Roboto"/>
          <w:color w:val="auto"/>
          <w:sz w:val="24"/>
          <w:szCs w:val="24"/>
        </w:rPr>
        <w:t>21</w:t>
      </w:r>
    </w:p>
    <w:p w14:paraId="3C65526A" w14:textId="70C1C68E" w:rsidR="00C86033" w:rsidRPr="00810775" w:rsidRDefault="00455783" w:rsidP="008F30EB">
      <w:pPr>
        <w:pStyle w:val="Heading1"/>
        <w:jc w:val="both"/>
        <w:rPr>
          <w:rFonts w:ascii="Roboto" w:hAnsi="Roboto"/>
          <w:color w:val="auto"/>
          <w:sz w:val="24"/>
          <w:szCs w:val="24"/>
        </w:rPr>
      </w:pPr>
      <w:r>
        <w:rPr>
          <w:rFonts w:ascii="Roboto" w:hAnsi="Roboto"/>
          <w:b/>
          <w:bCs/>
          <w:color w:val="auto"/>
          <w:sz w:val="24"/>
          <w:szCs w:val="24"/>
        </w:rPr>
        <w:t>Purpose</w:t>
      </w:r>
      <w:r w:rsidR="00C86033" w:rsidRPr="00810775">
        <w:rPr>
          <w:rFonts w:ascii="Roboto" w:hAnsi="Roboto"/>
          <w:b/>
          <w:bCs/>
          <w:color w:val="auto"/>
          <w:sz w:val="24"/>
          <w:szCs w:val="24"/>
        </w:rPr>
        <w:t>:</w:t>
      </w:r>
      <w:r w:rsidR="00C86033" w:rsidRPr="00810775">
        <w:rPr>
          <w:rFonts w:ascii="Roboto" w:hAnsi="Roboto"/>
          <w:color w:val="auto"/>
          <w:sz w:val="24"/>
          <w:szCs w:val="24"/>
        </w:rPr>
        <w:t xml:space="preserve"> </w:t>
      </w:r>
      <w:r>
        <w:rPr>
          <w:rFonts w:ascii="Roboto" w:hAnsi="Roboto"/>
          <w:color w:val="auto"/>
          <w:sz w:val="24"/>
          <w:szCs w:val="24"/>
        </w:rPr>
        <w:t>Address</w:t>
      </w:r>
      <w:r w:rsidRPr="00810775">
        <w:rPr>
          <w:rFonts w:ascii="Roboto" w:hAnsi="Roboto"/>
          <w:color w:val="auto"/>
          <w:sz w:val="24"/>
          <w:szCs w:val="24"/>
        </w:rPr>
        <w:t xml:space="preserve"> 3 policy priorities: Modern Agriculture + Manufacturing Sector + Climate</w:t>
      </w:r>
      <w:r>
        <w:rPr>
          <w:rFonts w:ascii="Roboto" w:hAnsi="Roboto"/>
          <w:color w:val="auto"/>
          <w:sz w:val="24"/>
          <w:szCs w:val="24"/>
        </w:rPr>
        <w:t>-</w:t>
      </w:r>
      <w:r w:rsidRPr="00810775">
        <w:rPr>
          <w:rFonts w:ascii="Roboto" w:hAnsi="Roboto"/>
          <w:color w:val="auto"/>
          <w:sz w:val="24"/>
          <w:szCs w:val="24"/>
        </w:rPr>
        <w:t>Resilient Green Economy</w:t>
      </w:r>
      <w:r>
        <w:rPr>
          <w:rFonts w:ascii="Roboto" w:hAnsi="Roboto"/>
          <w:color w:val="auto"/>
          <w:sz w:val="24"/>
          <w:szCs w:val="24"/>
        </w:rPr>
        <w:t xml:space="preserve"> given that </w:t>
      </w:r>
      <w:r w:rsidR="00C86033" w:rsidRPr="00810775">
        <w:rPr>
          <w:rFonts w:ascii="Roboto" w:hAnsi="Roboto"/>
          <w:color w:val="auto"/>
          <w:sz w:val="24"/>
          <w:szCs w:val="24"/>
        </w:rPr>
        <w:t xml:space="preserve">Ethiopia’s 10-year </w:t>
      </w:r>
      <w:r w:rsidR="00A7247E">
        <w:rPr>
          <w:rFonts w:ascii="Roboto" w:hAnsi="Roboto"/>
          <w:color w:val="auto"/>
          <w:sz w:val="24"/>
          <w:szCs w:val="24"/>
        </w:rPr>
        <w:t>National D</w:t>
      </w:r>
      <w:r w:rsidR="00C86033" w:rsidRPr="00810775">
        <w:rPr>
          <w:rFonts w:ascii="Roboto" w:hAnsi="Roboto"/>
          <w:color w:val="auto"/>
          <w:sz w:val="24"/>
          <w:szCs w:val="24"/>
        </w:rPr>
        <w:t xml:space="preserve">evelopment </w:t>
      </w:r>
      <w:r w:rsidR="00A7247E">
        <w:rPr>
          <w:rFonts w:ascii="Roboto" w:hAnsi="Roboto"/>
          <w:color w:val="auto"/>
          <w:sz w:val="24"/>
          <w:szCs w:val="24"/>
        </w:rPr>
        <w:t>P</w:t>
      </w:r>
      <w:r w:rsidR="00C86033" w:rsidRPr="00810775">
        <w:rPr>
          <w:rFonts w:ascii="Roboto" w:hAnsi="Roboto"/>
          <w:color w:val="auto"/>
          <w:sz w:val="24"/>
          <w:szCs w:val="24"/>
        </w:rPr>
        <w:t>lan (2020</w:t>
      </w:r>
      <w:r w:rsidR="00A7247E">
        <w:rPr>
          <w:rFonts w:ascii="Roboto" w:hAnsi="Roboto"/>
          <w:color w:val="auto"/>
          <w:sz w:val="24"/>
          <w:szCs w:val="24"/>
        </w:rPr>
        <w:t>–</w:t>
      </w:r>
      <w:r w:rsidR="00C86033" w:rsidRPr="00810775">
        <w:rPr>
          <w:rFonts w:ascii="Roboto" w:hAnsi="Roboto"/>
          <w:color w:val="auto"/>
          <w:sz w:val="24"/>
          <w:szCs w:val="24"/>
        </w:rPr>
        <w:t xml:space="preserve">2030) </w:t>
      </w:r>
      <w:proofErr w:type="gramStart"/>
      <w:r w:rsidR="00C86033" w:rsidRPr="00810775">
        <w:rPr>
          <w:rFonts w:ascii="Roboto" w:hAnsi="Roboto"/>
          <w:color w:val="auto"/>
          <w:sz w:val="24"/>
          <w:szCs w:val="24"/>
        </w:rPr>
        <w:t>has to</w:t>
      </w:r>
      <w:proofErr w:type="gramEnd"/>
      <w:r w:rsidR="00C86033" w:rsidRPr="00810775">
        <w:rPr>
          <w:rFonts w:ascii="Roboto" w:hAnsi="Roboto"/>
          <w:color w:val="auto"/>
          <w:sz w:val="24"/>
          <w:szCs w:val="24"/>
        </w:rPr>
        <w:t xml:space="preserve"> face a rapid population growth &amp; urbanization. Together with its economic growth, it results in growing competing demands for resources (</w:t>
      </w:r>
      <w:r>
        <w:rPr>
          <w:rFonts w:ascii="Roboto" w:hAnsi="Roboto"/>
          <w:color w:val="auto"/>
          <w:sz w:val="24"/>
          <w:szCs w:val="24"/>
        </w:rPr>
        <w:t>la</w:t>
      </w:r>
      <w:r w:rsidR="00881FEE">
        <w:rPr>
          <w:rFonts w:ascii="Roboto" w:hAnsi="Roboto"/>
          <w:color w:val="auto"/>
          <w:sz w:val="24"/>
          <w:szCs w:val="24"/>
        </w:rPr>
        <w:t xml:space="preserve">nd, </w:t>
      </w:r>
      <w:r w:rsidR="00C86033" w:rsidRPr="00810775">
        <w:rPr>
          <w:rFonts w:ascii="Roboto" w:hAnsi="Roboto"/>
          <w:color w:val="auto"/>
          <w:sz w:val="24"/>
          <w:szCs w:val="24"/>
        </w:rPr>
        <w:t xml:space="preserve">energy, water) under ongoing climate change impacts. </w:t>
      </w:r>
    </w:p>
    <w:p w14:paraId="16C3E10D" w14:textId="69925B8B" w:rsidR="00E06EE5" w:rsidRPr="00810775" w:rsidRDefault="00417BB1" w:rsidP="008F30EB">
      <w:pPr>
        <w:pStyle w:val="Heading1"/>
        <w:jc w:val="both"/>
        <w:rPr>
          <w:rFonts w:ascii="Roboto" w:hAnsi="Roboto"/>
          <w:color w:val="auto"/>
          <w:sz w:val="24"/>
          <w:szCs w:val="24"/>
        </w:rPr>
      </w:pPr>
      <w:r w:rsidRPr="00810775">
        <w:rPr>
          <w:rFonts w:ascii="Roboto" w:hAnsi="Roboto"/>
          <w:b/>
          <w:bCs/>
          <w:color w:val="auto"/>
          <w:sz w:val="24"/>
          <w:szCs w:val="24"/>
        </w:rPr>
        <w:t xml:space="preserve">What happened: </w:t>
      </w:r>
      <w:r w:rsidR="00220FCF" w:rsidRPr="00810775">
        <w:rPr>
          <w:rFonts w:ascii="Roboto" w:hAnsi="Roboto"/>
          <w:color w:val="auto"/>
          <w:sz w:val="24"/>
          <w:szCs w:val="24"/>
        </w:rPr>
        <w:t>The project establish</w:t>
      </w:r>
      <w:r w:rsidR="00F10AF8">
        <w:rPr>
          <w:rFonts w:ascii="Roboto" w:hAnsi="Roboto"/>
          <w:color w:val="auto"/>
          <w:sz w:val="24"/>
          <w:szCs w:val="24"/>
        </w:rPr>
        <w:t>ed</w:t>
      </w:r>
      <w:r w:rsidR="00220FCF" w:rsidRPr="00810775">
        <w:rPr>
          <w:rFonts w:ascii="Roboto" w:hAnsi="Roboto"/>
          <w:color w:val="auto"/>
          <w:sz w:val="24"/>
          <w:szCs w:val="24"/>
        </w:rPr>
        <w:t xml:space="preserve"> an inter</w:t>
      </w:r>
      <w:r w:rsidR="00F10AF8">
        <w:rPr>
          <w:rFonts w:ascii="Roboto" w:hAnsi="Roboto"/>
          <w:color w:val="auto"/>
          <w:sz w:val="24"/>
          <w:szCs w:val="24"/>
        </w:rPr>
        <w:t>-</w:t>
      </w:r>
      <w:r w:rsidR="00220FCF" w:rsidRPr="00810775">
        <w:rPr>
          <w:rFonts w:ascii="Roboto" w:hAnsi="Roboto"/>
          <w:color w:val="auto"/>
          <w:sz w:val="24"/>
          <w:szCs w:val="24"/>
        </w:rPr>
        <w:t>institutional team of experts from various sector</w:t>
      </w:r>
      <w:r w:rsidR="00624B60">
        <w:rPr>
          <w:rFonts w:ascii="Roboto" w:hAnsi="Roboto"/>
          <w:color w:val="auto"/>
          <w:sz w:val="24"/>
          <w:szCs w:val="24"/>
        </w:rPr>
        <w:t>s</w:t>
      </w:r>
      <w:r w:rsidR="00220FCF" w:rsidRPr="00810775">
        <w:rPr>
          <w:rFonts w:ascii="Roboto" w:hAnsi="Roboto"/>
          <w:color w:val="auto"/>
          <w:sz w:val="24"/>
          <w:szCs w:val="24"/>
        </w:rPr>
        <w:t>, enabl</w:t>
      </w:r>
      <w:r w:rsidR="00624B60">
        <w:rPr>
          <w:rFonts w:ascii="Roboto" w:hAnsi="Roboto"/>
          <w:color w:val="auto"/>
          <w:sz w:val="24"/>
          <w:szCs w:val="24"/>
        </w:rPr>
        <w:t>ing</w:t>
      </w:r>
      <w:r w:rsidR="00220FCF" w:rsidRPr="00810775">
        <w:rPr>
          <w:rFonts w:ascii="Roboto" w:hAnsi="Roboto"/>
          <w:color w:val="auto"/>
          <w:sz w:val="24"/>
          <w:szCs w:val="24"/>
        </w:rPr>
        <w:t xml:space="preserve"> coherent discussions on national development strategies</w:t>
      </w:r>
      <w:r w:rsidR="00220FCF" w:rsidRPr="00810775">
        <w:rPr>
          <w:rFonts w:ascii="Roboto" w:hAnsi="Roboto"/>
          <w:b/>
          <w:bCs/>
          <w:color w:val="auto"/>
          <w:sz w:val="24"/>
          <w:szCs w:val="24"/>
        </w:rPr>
        <w:t>.</w:t>
      </w:r>
      <w:r w:rsidR="00DC205C" w:rsidRPr="00810775">
        <w:rPr>
          <w:rFonts w:ascii="Roboto" w:hAnsi="Roboto"/>
          <w:b/>
          <w:bCs/>
          <w:color w:val="auto"/>
          <w:sz w:val="24"/>
          <w:szCs w:val="24"/>
        </w:rPr>
        <w:t xml:space="preserve"> </w:t>
      </w:r>
      <w:r w:rsidR="00345C3D">
        <w:rPr>
          <w:rFonts w:ascii="Roboto" w:hAnsi="Roboto"/>
          <w:color w:val="auto"/>
          <w:sz w:val="24"/>
          <w:szCs w:val="24"/>
        </w:rPr>
        <w:t>A</w:t>
      </w:r>
      <w:r w:rsidR="003F215D" w:rsidRPr="00810775">
        <w:rPr>
          <w:rFonts w:ascii="Roboto" w:hAnsi="Roboto"/>
          <w:color w:val="auto"/>
          <w:sz w:val="24"/>
          <w:szCs w:val="24"/>
        </w:rPr>
        <w:t xml:space="preserve"> roadmap for institutional integration of CLEWs was developed, and the CLEWs approach was </w:t>
      </w:r>
      <w:r w:rsidR="00C3639D" w:rsidRPr="00810775">
        <w:rPr>
          <w:rFonts w:ascii="Roboto" w:hAnsi="Roboto"/>
          <w:color w:val="auto"/>
          <w:sz w:val="24"/>
          <w:szCs w:val="24"/>
        </w:rPr>
        <w:t>incorporated into the country</w:t>
      </w:r>
      <w:r w:rsidR="00345C3D">
        <w:rPr>
          <w:rFonts w:ascii="Roboto" w:hAnsi="Roboto"/>
          <w:color w:val="auto"/>
          <w:sz w:val="24"/>
          <w:szCs w:val="24"/>
        </w:rPr>
        <w:t>’</w:t>
      </w:r>
      <w:r w:rsidR="00C3639D" w:rsidRPr="00810775">
        <w:rPr>
          <w:rFonts w:ascii="Roboto" w:hAnsi="Roboto"/>
          <w:color w:val="auto"/>
          <w:sz w:val="24"/>
          <w:szCs w:val="24"/>
        </w:rPr>
        <w:t>s UNSD</w:t>
      </w:r>
      <w:r w:rsidR="001869E2" w:rsidRPr="00810775">
        <w:rPr>
          <w:rFonts w:ascii="Roboto" w:hAnsi="Roboto"/>
          <w:color w:val="auto"/>
          <w:sz w:val="24"/>
          <w:szCs w:val="24"/>
        </w:rPr>
        <w:t>CF.</w:t>
      </w:r>
      <w:r w:rsidR="00C3639D" w:rsidRPr="00810775">
        <w:rPr>
          <w:rFonts w:ascii="Roboto" w:hAnsi="Roboto"/>
          <w:color w:val="auto"/>
          <w:sz w:val="24"/>
          <w:szCs w:val="24"/>
        </w:rPr>
        <w:t xml:space="preserve"> </w:t>
      </w:r>
    </w:p>
    <w:p w14:paraId="3403E313" w14:textId="426B93D7" w:rsidR="001C792B" w:rsidRPr="00810775" w:rsidRDefault="001C792B" w:rsidP="008F30EB">
      <w:pPr>
        <w:pStyle w:val="Heading1"/>
        <w:jc w:val="both"/>
        <w:rPr>
          <w:rFonts w:ascii="Roboto" w:hAnsi="Roboto"/>
          <w:color w:val="auto"/>
          <w:sz w:val="24"/>
          <w:szCs w:val="24"/>
        </w:rPr>
      </w:pPr>
      <w:r w:rsidRPr="00810775">
        <w:rPr>
          <w:rFonts w:ascii="Roboto" w:hAnsi="Roboto"/>
          <w:b/>
          <w:bCs/>
          <w:color w:val="auto"/>
          <w:sz w:val="24"/>
          <w:szCs w:val="24"/>
        </w:rPr>
        <w:t xml:space="preserve">Key </w:t>
      </w:r>
      <w:r w:rsidR="004A4D3E" w:rsidRPr="00810775">
        <w:rPr>
          <w:rFonts w:ascii="Roboto" w:hAnsi="Roboto"/>
          <w:b/>
          <w:bCs/>
          <w:color w:val="auto"/>
          <w:sz w:val="24"/>
          <w:szCs w:val="24"/>
        </w:rPr>
        <w:t xml:space="preserve">insights </w:t>
      </w:r>
      <w:r w:rsidRPr="00810775">
        <w:rPr>
          <w:rFonts w:ascii="Roboto" w:hAnsi="Roboto"/>
          <w:b/>
          <w:bCs/>
          <w:color w:val="auto"/>
          <w:sz w:val="24"/>
          <w:szCs w:val="24"/>
        </w:rPr>
        <w:t>in Agriculture:</w:t>
      </w:r>
    </w:p>
    <w:p w14:paraId="142B0C86" w14:textId="44E2B1BB" w:rsidR="001C792B" w:rsidRPr="00810775" w:rsidRDefault="001C792B" w:rsidP="008F30EB">
      <w:pPr>
        <w:numPr>
          <w:ilvl w:val="0"/>
          <w:numId w:val="3"/>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Substantial potential for modernization of agriculture.</w:t>
      </w:r>
      <w:r w:rsidRPr="00810775">
        <w:rPr>
          <w:rFonts w:ascii="Roboto" w:eastAsia="Times New Roman" w:hAnsi="Roboto" w:cs="Times New Roman"/>
          <w:kern w:val="0"/>
          <w14:ligatures w14:val="none"/>
        </w:rPr>
        <w:t xml:space="preserve"> Yields could improve by 50 to 110% through greater use of inputs &amp; mechanization</w:t>
      </w:r>
      <w:r w:rsidR="006E51F4">
        <w:rPr>
          <w:rFonts w:ascii="Roboto" w:eastAsia="Times New Roman" w:hAnsi="Roboto" w:cs="Times New Roman"/>
          <w:kern w:val="0"/>
          <w14:ligatures w14:val="none"/>
        </w:rPr>
        <w:t>.</w:t>
      </w:r>
    </w:p>
    <w:p w14:paraId="528C2222" w14:textId="47C91F6F" w:rsidR="001C792B" w:rsidRPr="00810775" w:rsidRDefault="001C792B" w:rsidP="008F30EB">
      <w:pPr>
        <w:numPr>
          <w:ilvl w:val="0"/>
          <w:numId w:val="3"/>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Productivity improvements</w:t>
      </w:r>
      <w:r w:rsidRPr="00810775">
        <w:rPr>
          <w:rFonts w:ascii="Roboto" w:eastAsia="Times New Roman" w:hAnsi="Roboto" w:cs="Times New Roman"/>
          <w:kern w:val="0"/>
          <w14:ligatures w14:val="none"/>
        </w:rPr>
        <w:t xml:space="preserve"> would reduce the need for additional cropland, but does require additional inputs of energy, water, pesticides, and fertilizers</w:t>
      </w:r>
      <w:r w:rsidR="006E51F4">
        <w:rPr>
          <w:rFonts w:ascii="Roboto" w:eastAsia="Times New Roman" w:hAnsi="Roboto" w:cs="Times New Roman"/>
          <w:kern w:val="0"/>
          <w14:ligatures w14:val="none"/>
        </w:rPr>
        <w:t>.</w:t>
      </w:r>
    </w:p>
    <w:p w14:paraId="650647B1" w14:textId="07CA3BE1" w:rsidR="001C792B" w:rsidRPr="00810775" w:rsidRDefault="001C792B" w:rsidP="008F30EB">
      <w:pPr>
        <w:numPr>
          <w:ilvl w:val="0"/>
          <w:numId w:val="3"/>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Requires substantial increase in investment &amp; inputs.</w:t>
      </w:r>
      <w:r w:rsidRPr="00810775">
        <w:rPr>
          <w:rFonts w:ascii="Roboto" w:eastAsia="Times New Roman" w:hAnsi="Roboto" w:cs="Times New Roman"/>
          <w:kern w:val="0"/>
          <w14:ligatures w14:val="none"/>
        </w:rPr>
        <w:t xml:space="preserve"> Annual investment would need to be 2-3 times higher than present average</w:t>
      </w:r>
      <w:r w:rsidR="009D7C47">
        <w:rPr>
          <w:rFonts w:ascii="Roboto" w:eastAsia="Times New Roman" w:hAnsi="Roboto" w:cs="Times New Roman"/>
          <w:kern w:val="0"/>
          <w14:ligatures w14:val="none"/>
        </w:rPr>
        <w:t>.</w:t>
      </w:r>
    </w:p>
    <w:p w14:paraId="3CF94D3C" w14:textId="61E5E3CE" w:rsidR="001C792B" w:rsidRPr="00810775" w:rsidRDefault="001C792B" w:rsidP="008F30EB">
      <w:p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noProof/>
          <w:kern w:val="0"/>
          <w14:ligatures w14:val="none"/>
        </w:rPr>
        <w:drawing>
          <wp:inline distT="0" distB="0" distL="0" distR="0" wp14:anchorId="2C96783A" wp14:editId="5660FD65">
            <wp:extent cx="5943600" cy="2025650"/>
            <wp:effectExtent l="0" t="0" r="0" b="6350"/>
            <wp:docPr id="643742433" name="Picture 1" descr="A graph of different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2433" name="Picture 1" descr="A graph of different colored lines and numbers&#10;&#10;AI-generated content may be incorrect."/>
                    <pic:cNvPicPr/>
                  </pic:nvPicPr>
                  <pic:blipFill>
                    <a:blip r:embed="rId14"/>
                    <a:stretch>
                      <a:fillRect/>
                    </a:stretch>
                  </pic:blipFill>
                  <pic:spPr>
                    <a:xfrm>
                      <a:off x="0" y="0"/>
                      <a:ext cx="5943600" cy="2025650"/>
                    </a:xfrm>
                    <a:prstGeom prst="rect">
                      <a:avLst/>
                    </a:prstGeom>
                  </pic:spPr>
                </pic:pic>
              </a:graphicData>
            </a:graphic>
          </wp:inline>
        </w:drawing>
      </w:r>
    </w:p>
    <w:p w14:paraId="4314BAE8" w14:textId="7E4BA8EC" w:rsidR="001C792B" w:rsidRPr="009D7C47" w:rsidRDefault="001C792B" w:rsidP="008F30EB">
      <w:pPr>
        <w:pStyle w:val="Heading1"/>
        <w:jc w:val="both"/>
        <w:rPr>
          <w:rFonts w:ascii="Roboto" w:hAnsi="Roboto"/>
          <w:b/>
          <w:bCs/>
          <w:color w:val="auto"/>
          <w:sz w:val="24"/>
          <w:szCs w:val="24"/>
        </w:rPr>
      </w:pPr>
      <w:r w:rsidRPr="009D7C47">
        <w:rPr>
          <w:rFonts w:ascii="Roboto" w:hAnsi="Roboto"/>
          <w:b/>
          <w:bCs/>
          <w:color w:val="auto"/>
          <w:sz w:val="24"/>
          <w:szCs w:val="24"/>
        </w:rPr>
        <w:t xml:space="preserve">Key </w:t>
      </w:r>
      <w:r w:rsidR="004A4D3E" w:rsidRPr="009D7C47">
        <w:rPr>
          <w:rFonts w:ascii="Roboto" w:hAnsi="Roboto"/>
          <w:b/>
          <w:bCs/>
          <w:color w:val="auto"/>
          <w:sz w:val="24"/>
          <w:szCs w:val="24"/>
        </w:rPr>
        <w:t xml:space="preserve">insights </w:t>
      </w:r>
      <w:r w:rsidRPr="009D7C47">
        <w:rPr>
          <w:rFonts w:ascii="Roboto" w:hAnsi="Roboto"/>
          <w:b/>
          <w:bCs/>
          <w:color w:val="auto"/>
          <w:sz w:val="24"/>
          <w:szCs w:val="24"/>
        </w:rPr>
        <w:t xml:space="preserve">in Manufacturing: </w:t>
      </w:r>
      <w:r w:rsidR="00F461B9" w:rsidRPr="009D7C47">
        <w:rPr>
          <w:rFonts w:ascii="Roboto" w:hAnsi="Roboto"/>
          <w:b/>
          <w:bCs/>
          <w:color w:val="auto"/>
          <w:sz w:val="24"/>
          <w:szCs w:val="24"/>
        </w:rPr>
        <w:t xml:space="preserve"> </w:t>
      </w:r>
    </w:p>
    <w:p w14:paraId="549FC4DC" w14:textId="34C8EC02" w:rsidR="00CF11C1" w:rsidRPr="00810775" w:rsidRDefault="00CF11C1" w:rsidP="008F30EB">
      <w:p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kern w:val="0"/>
          <w14:ligatures w14:val="none"/>
        </w:rPr>
        <w:t xml:space="preserve">Four scenarios were developed to inform the manufacturing sector’s </w:t>
      </w:r>
      <w:r w:rsidR="00C727B0" w:rsidRPr="00810775">
        <w:rPr>
          <w:rFonts w:ascii="Roboto" w:eastAsia="Times New Roman" w:hAnsi="Roboto" w:cs="Times New Roman"/>
          <w:kern w:val="0"/>
          <w14:ligatures w14:val="none"/>
        </w:rPr>
        <w:t>expansion</w:t>
      </w:r>
      <w:r w:rsidR="00566327" w:rsidRPr="00810775">
        <w:rPr>
          <w:rFonts w:ascii="Roboto" w:eastAsia="Times New Roman" w:hAnsi="Roboto" w:cs="Times New Roman"/>
          <w:kern w:val="0"/>
          <w14:ligatures w14:val="none"/>
        </w:rPr>
        <w:t xml:space="preserve"> target</w:t>
      </w:r>
      <w:r w:rsidRPr="00810775">
        <w:rPr>
          <w:rFonts w:ascii="Roboto" w:eastAsia="Times New Roman" w:hAnsi="Roboto" w:cs="Times New Roman"/>
          <w:kern w:val="0"/>
          <w14:ligatures w14:val="none"/>
        </w:rPr>
        <w:t xml:space="preserve">. The first assumes a </w:t>
      </w:r>
      <w:r w:rsidR="00535F60">
        <w:rPr>
          <w:rFonts w:ascii="Roboto" w:eastAsia="Times New Roman" w:hAnsi="Roboto" w:cs="Times New Roman"/>
          <w:kern w:val="0"/>
          <w14:ligatures w14:val="none"/>
        </w:rPr>
        <w:t xml:space="preserve">business-as-usual, </w:t>
      </w:r>
      <w:r w:rsidRPr="00810775">
        <w:rPr>
          <w:rFonts w:ascii="Roboto" w:eastAsia="Times New Roman" w:hAnsi="Roboto" w:cs="Times New Roman"/>
          <w:kern w:val="0"/>
          <w14:ligatures w14:val="none"/>
        </w:rPr>
        <w:t xml:space="preserve">fixed demand structure with no change in the composition of energy use, combined with a gradual 1.6% annual improvement in energy </w:t>
      </w:r>
      <w:r w:rsidRPr="00810775">
        <w:rPr>
          <w:rFonts w:ascii="Roboto" w:eastAsia="Times New Roman" w:hAnsi="Roboto" w:cs="Times New Roman"/>
          <w:kern w:val="0"/>
          <w14:ligatures w14:val="none"/>
        </w:rPr>
        <w:lastRenderedPageBreak/>
        <w:t xml:space="preserve">intensity. The </w:t>
      </w:r>
      <w:r w:rsidR="00C82607">
        <w:rPr>
          <w:rFonts w:ascii="Roboto" w:eastAsia="Times New Roman" w:hAnsi="Roboto" w:cs="Times New Roman"/>
          <w:kern w:val="0"/>
          <w14:ligatures w14:val="none"/>
        </w:rPr>
        <w:t>other</w:t>
      </w:r>
      <w:r w:rsidRPr="00810775">
        <w:rPr>
          <w:rFonts w:ascii="Roboto" w:eastAsia="Times New Roman" w:hAnsi="Roboto" w:cs="Times New Roman"/>
          <w:kern w:val="0"/>
          <w14:ligatures w14:val="none"/>
        </w:rPr>
        <w:t xml:space="preserve"> three scenarios introduce structural shifts in industrial energy demand, aligning it with low, medium, and high energy intensity benchmarks based on the Philippines, Bangladesh, and India, respectively, to reflect alternative pathways of efficiency </w:t>
      </w:r>
      <w:r w:rsidR="00C82607">
        <w:rPr>
          <w:rFonts w:ascii="Roboto" w:eastAsia="Times New Roman" w:hAnsi="Roboto" w:cs="Times New Roman"/>
          <w:kern w:val="0"/>
          <w14:ligatures w14:val="none"/>
        </w:rPr>
        <w:t>&amp;</w:t>
      </w:r>
      <w:r w:rsidRPr="00810775">
        <w:rPr>
          <w:rFonts w:ascii="Roboto" w:eastAsia="Times New Roman" w:hAnsi="Roboto" w:cs="Times New Roman"/>
          <w:kern w:val="0"/>
          <w14:ligatures w14:val="none"/>
        </w:rPr>
        <w:t xml:space="preserve"> industrial development.</w:t>
      </w:r>
    </w:p>
    <w:p w14:paraId="7C7E6DDA" w14:textId="360F04AA" w:rsidR="00D87A58" w:rsidRPr="00810775" w:rsidRDefault="00D87A58" w:rsidP="008F30EB">
      <w:pPr>
        <w:pStyle w:val="ListParagraph"/>
        <w:numPr>
          <w:ilvl w:val="0"/>
          <w:numId w:val="6"/>
        </w:numPr>
        <w:spacing w:before="100" w:beforeAutospacing="1" w:after="100" w:afterAutospacing="1"/>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Electricity demand increases significantly</w:t>
      </w:r>
      <w:r w:rsidRPr="00810775">
        <w:rPr>
          <w:rFonts w:ascii="Roboto" w:eastAsia="Times New Roman" w:hAnsi="Roboto" w:cs="Times New Roman"/>
          <w:kern w:val="0"/>
          <w14:ligatures w14:val="none"/>
        </w:rPr>
        <w:t>, requiring an additional 5–20 TWh for the industrial sector</w:t>
      </w:r>
      <w:r w:rsidR="00BB1EDB">
        <w:rPr>
          <w:rFonts w:ascii="Roboto" w:eastAsia="Times New Roman" w:hAnsi="Roboto" w:cs="Times New Roman"/>
          <w:kern w:val="0"/>
          <w14:ligatures w14:val="none"/>
        </w:rPr>
        <w:t>.</w:t>
      </w:r>
    </w:p>
    <w:p w14:paraId="1949399C" w14:textId="2A821CE1" w:rsidR="00D87A58" w:rsidRPr="00810775" w:rsidRDefault="00D87A58" w:rsidP="008F30EB">
      <w:pPr>
        <w:pStyle w:val="ListParagraph"/>
        <w:numPr>
          <w:ilvl w:val="0"/>
          <w:numId w:val="6"/>
        </w:numPr>
        <w:spacing w:before="100" w:beforeAutospacing="1" w:after="100" w:afterAutospacing="1"/>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Industrial heat demand rises sharply</w:t>
      </w:r>
      <w:r w:rsidRPr="00810775">
        <w:rPr>
          <w:rFonts w:ascii="Roboto" w:eastAsia="Times New Roman" w:hAnsi="Roboto" w:cs="Times New Roman"/>
          <w:kern w:val="0"/>
          <w14:ligatures w14:val="none"/>
        </w:rPr>
        <w:t xml:space="preserve">, with an additional 34–97 PJ of fuels needed for steam </w:t>
      </w:r>
      <w:r w:rsidR="003F4346">
        <w:rPr>
          <w:rFonts w:ascii="Roboto" w:eastAsia="Times New Roman" w:hAnsi="Roboto" w:cs="Times New Roman"/>
          <w:kern w:val="0"/>
          <w14:ligatures w14:val="none"/>
        </w:rPr>
        <w:t>&amp;</w:t>
      </w:r>
      <w:r w:rsidRPr="00810775">
        <w:rPr>
          <w:rFonts w:ascii="Roboto" w:eastAsia="Times New Roman" w:hAnsi="Roboto" w:cs="Times New Roman"/>
          <w:kern w:val="0"/>
          <w14:ligatures w14:val="none"/>
        </w:rPr>
        <w:t xml:space="preserve"> direct heat</w:t>
      </w:r>
      <w:r w:rsidR="00BB1EDB">
        <w:rPr>
          <w:rFonts w:ascii="Roboto" w:eastAsia="Times New Roman" w:hAnsi="Roboto" w:cs="Times New Roman"/>
          <w:kern w:val="0"/>
          <w14:ligatures w14:val="none"/>
        </w:rPr>
        <w:t>.</w:t>
      </w:r>
    </w:p>
    <w:p w14:paraId="2933E16D" w14:textId="34488C64" w:rsidR="00D87A58" w:rsidRPr="00810775" w:rsidRDefault="00D87A58" w:rsidP="008F30EB">
      <w:pPr>
        <w:pStyle w:val="ListParagraph"/>
        <w:numPr>
          <w:ilvl w:val="0"/>
          <w:numId w:val="6"/>
        </w:numPr>
        <w:spacing w:before="100" w:beforeAutospacing="1" w:after="100" w:afterAutospacing="1"/>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Emissions increase substantially</w:t>
      </w:r>
      <w:r w:rsidRPr="00810775">
        <w:rPr>
          <w:rFonts w:ascii="Roboto" w:eastAsia="Times New Roman" w:hAnsi="Roboto" w:cs="Times New Roman"/>
          <w:kern w:val="0"/>
          <w14:ligatures w14:val="none"/>
        </w:rPr>
        <w:t>, reaching 60–270% above 2019 levels</w:t>
      </w:r>
      <w:r w:rsidR="00BB1EDB">
        <w:rPr>
          <w:rFonts w:ascii="Roboto" w:eastAsia="Times New Roman" w:hAnsi="Roboto" w:cs="Times New Roman"/>
          <w:kern w:val="0"/>
          <w14:ligatures w14:val="none"/>
        </w:rPr>
        <w:t>.</w:t>
      </w:r>
    </w:p>
    <w:p w14:paraId="20CD31D5" w14:textId="5E3EAC79" w:rsidR="001B48A4" w:rsidRPr="00810775" w:rsidRDefault="00D87A58" w:rsidP="008F30EB">
      <w:pPr>
        <w:pStyle w:val="ListParagraph"/>
        <w:numPr>
          <w:ilvl w:val="0"/>
          <w:numId w:val="6"/>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Water demand triples for industry</w:t>
      </w:r>
      <w:r w:rsidRPr="00810775">
        <w:rPr>
          <w:rFonts w:ascii="Roboto" w:eastAsia="Times New Roman" w:hAnsi="Roboto" w:cs="Times New Roman"/>
          <w:kern w:val="0"/>
          <w14:ligatures w14:val="none"/>
        </w:rPr>
        <w:t>, though it remains a relatively small share of total water use</w:t>
      </w:r>
      <w:r w:rsidR="00BB1EDB">
        <w:rPr>
          <w:rFonts w:ascii="Roboto" w:eastAsia="Times New Roman" w:hAnsi="Roboto" w:cs="Times New Roman"/>
          <w:kern w:val="0"/>
          <w14:ligatures w14:val="none"/>
        </w:rPr>
        <w:t>.</w:t>
      </w:r>
    </w:p>
    <w:p w14:paraId="6ECB0509" w14:textId="56270C0E" w:rsidR="001C792B" w:rsidRPr="00810775" w:rsidRDefault="001C792B" w:rsidP="008F30EB">
      <w:p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noProof/>
          <w:kern w:val="0"/>
          <w14:ligatures w14:val="none"/>
        </w:rPr>
        <w:drawing>
          <wp:inline distT="0" distB="0" distL="0" distR="0" wp14:anchorId="330648A2" wp14:editId="41E3406A">
            <wp:extent cx="5943600" cy="2518410"/>
            <wp:effectExtent l="0" t="0" r="0" b="0"/>
            <wp:docPr id="2016670032" name="Picture 1" descr="A graph of gas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70032" name="Picture 1" descr="A graph of gas emissions&#10;&#10;AI-generated content may be incorrect."/>
                    <pic:cNvPicPr/>
                  </pic:nvPicPr>
                  <pic:blipFill>
                    <a:blip r:embed="rId15"/>
                    <a:stretch>
                      <a:fillRect/>
                    </a:stretch>
                  </pic:blipFill>
                  <pic:spPr>
                    <a:xfrm>
                      <a:off x="0" y="0"/>
                      <a:ext cx="5943600" cy="2518410"/>
                    </a:xfrm>
                    <a:prstGeom prst="rect">
                      <a:avLst/>
                    </a:prstGeom>
                  </pic:spPr>
                </pic:pic>
              </a:graphicData>
            </a:graphic>
          </wp:inline>
        </w:drawing>
      </w:r>
    </w:p>
    <w:p w14:paraId="7D8D2B5E" w14:textId="77777777" w:rsidR="001C792B" w:rsidRPr="00810775" w:rsidRDefault="001C792B" w:rsidP="008F30EB">
      <w:p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Key recommendations for Green Economy:</w:t>
      </w:r>
    </w:p>
    <w:p w14:paraId="2BC5B427" w14:textId="77777777" w:rsidR="001C792B" w:rsidRPr="00810775" w:rsidRDefault="001C792B" w:rsidP="008F30EB">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Reforestation</w:t>
      </w:r>
      <w:r w:rsidRPr="00810775">
        <w:rPr>
          <w:rFonts w:ascii="Roboto" w:eastAsia="Times New Roman" w:hAnsi="Roboto" w:cs="Times New Roman"/>
          <w:kern w:val="0"/>
          <w14:ligatures w14:val="none"/>
        </w:rPr>
        <w:t xml:space="preserve"> allows for increased sequestration of CO2, offsetting emissions from other sectors.</w:t>
      </w:r>
    </w:p>
    <w:p w14:paraId="5A9D1183" w14:textId="07E83FBF" w:rsidR="001C792B" w:rsidRPr="00810775" w:rsidRDefault="001C792B" w:rsidP="008F30EB">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 xml:space="preserve">Crop yields </w:t>
      </w:r>
      <w:r w:rsidR="002F1DE9">
        <w:rPr>
          <w:rFonts w:ascii="Roboto" w:eastAsia="Times New Roman" w:hAnsi="Roboto" w:cs="Times New Roman"/>
          <w:b/>
          <w:bCs/>
          <w:kern w:val="0"/>
          <w14:ligatures w14:val="none"/>
        </w:rPr>
        <w:t xml:space="preserve">are </w:t>
      </w:r>
      <w:r w:rsidRPr="00810775">
        <w:rPr>
          <w:rFonts w:ascii="Roboto" w:eastAsia="Times New Roman" w:hAnsi="Roboto" w:cs="Times New Roman"/>
          <w:b/>
          <w:bCs/>
          <w:kern w:val="0"/>
          <w14:ligatures w14:val="none"/>
        </w:rPr>
        <w:t>not significantly affected by climate change</w:t>
      </w:r>
      <w:r w:rsidRPr="00810775">
        <w:rPr>
          <w:rFonts w:ascii="Roboto" w:eastAsia="Times New Roman" w:hAnsi="Roboto" w:cs="Times New Roman"/>
          <w:kern w:val="0"/>
          <w14:ligatures w14:val="none"/>
        </w:rPr>
        <w:t>, with potential overall increase due to increased rainfall.</w:t>
      </w:r>
    </w:p>
    <w:p w14:paraId="56B5A428" w14:textId="256B7720" w:rsidR="001C792B" w:rsidRPr="00810775" w:rsidRDefault="001C792B" w:rsidP="008F30EB">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Impacts vary by crop &amp; region</w:t>
      </w:r>
      <w:r w:rsidRPr="00810775">
        <w:rPr>
          <w:rFonts w:ascii="Roboto" w:eastAsia="Times New Roman" w:hAnsi="Roboto" w:cs="Times New Roman"/>
          <w:kern w:val="0"/>
          <w14:ligatures w14:val="none"/>
        </w:rPr>
        <w:t>, so it’s important not to generalize and consider negative regional impacts for farmers of vulnerable crops</w:t>
      </w:r>
      <w:r w:rsidR="00BB1EDB">
        <w:rPr>
          <w:rFonts w:ascii="Roboto" w:eastAsia="Times New Roman" w:hAnsi="Roboto" w:cs="Times New Roman"/>
          <w:kern w:val="0"/>
          <w14:ligatures w14:val="none"/>
        </w:rPr>
        <w:t>.</w:t>
      </w:r>
    </w:p>
    <w:p w14:paraId="11677D02" w14:textId="21DB9AB5" w:rsidR="001C792B" w:rsidRPr="00810775" w:rsidRDefault="001C792B" w:rsidP="008F30EB">
      <w:p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noProof/>
          <w:kern w:val="0"/>
          <w14:ligatures w14:val="none"/>
        </w:rPr>
        <w:lastRenderedPageBreak/>
        <w:drawing>
          <wp:inline distT="0" distB="0" distL="0" distR="0" wp14:anchorId="00CAC84E" wp14:editId="2DC24091">
            <wp:extent cx="5943600" cy="2275205"/>
            <wp:effectExtent l="0" t="0" r="0" b="0"/>
            <wp:docPr id="1052546172"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46172" name="Picture 1" descr="A comparison of a graph&#10;&#10;AI-generated content may be incorrect."/>
                    <pic:cNvPicPr/>
                  </pic:nvPicPr>
                  <pic:blipFill>
                    <a:blip r:embed="rId16"/>
                    <a:stretch>
                      <a:fillRect/>
                    </a:stretch>
                  </pic:blipFill>
                  <pic:spPr>
                    <a:xfrm>
                      <a:off x="0" y="0"/>
                      <a:ext cx="5943600" cy="2275205"/>
                    </a:xfrm>
                    <a:prstGeom prst="rect">
                      <a:avLst/>
                    </a:prstGeom>
                  </pic:spPr>
                </pic:pic>
              </a:graphicData>
            </a:graphic>
          </wp:inline>
        </w:drawing>
      </w:r>
    </w:p>
    <w:p w14:paraId="31FB9A31" w14:textId="325285AF" w:rsidR="001C792B" w:rsidRPr="00810775" w:rsidRDefault="001C792B" w:rsidP="008F30EB">
      <w:pPr>
        <w:spacing w:before="100" w:beforeAutospacing="1" w:after="100" w:afterAutospacing="1" w:line="240" w:lineRule="auto"/>
        <w:jc w:val="both"/>
        <w:rPr>
          <w:rFonts w:ascii="Roboto" w:eastAsia="Times New Roman" w:hAnsi="Roboto" w:cs="Times New Roman"/>
          <w:kern w:val="0"/>
          <w14:ligatures w14:val="none"/>
        </w:rPr>
      </w:pPr>
      <w:r w:rsidRPr="00810775">
        <w:rPr>
          <w:rFonts w:ascii="Roboto" w:eastAsia="Times New Roman" w:hAnsi="Roboto" w:cs="Times New Roman"/>
          <w:b/>
          <w:bCs/>
          <w:kern w:val="0"/>
          <w14:ligatures w14:val="none"/>
        </w:rPr>
        <w:t>Resources</w:t>
      </w:r>
      <w:r w:rsidRPr="00810775">
        <w:rPr>
          <w:rFonts w:ascii="Roboto" w:eastAsia="Times New Roman" w:hAnsi="Roboto" w:cs="Times New Roman"/>
          <w:kern w:val="0"/>
          <w14:ligatures w14:val="none"/>
        </w:rPr>
        <w:t>:</w:t>
      </w:r>
      <w:r w:rsidR="006A7698">
        <w:rPr>
          <w:rFonts w:ascii="Roboto" w:eastAsia="Times New Roman" w:hAnsi="Roboto" w:cs="Times New Roman"/>
          <w:kern w:val="0"/>
          <w14:ligatures w14:val="none"/>
        </w:rPr>
        <w:t xml:space="preserve"> The project has been documented in a </w:t>
      </w:r>
      <w:r w:rsidR="008844BC">
        <w:rPr>
          <w:rFonts w:ascii="Roboto" w:eastAsia="Times New Roman" w:hAnsi="Roboto" w:cs="Times New Roman"/>
          <w:kern w:val="0"/>
          <w14:ligatures w14:val="none"/>
        </w:rPr>
        <w:t xml:space="preserve">website, including results &amp; model documentation. </w:t>
      </w:r>
      <w:hyperlink r:id="rId17" w:tgtFrame="_new" w:history="1">
        <w:r w:rsidR="00577430" w:rsidRPr="00810775">
          <w:rPr>
            <w:rStyle w:val="Hyperlink"/>
            <w:rFonts w:ascii="Roboto" w:eastAsia="Times New Roman" w:hAnsi="Roboto" w:cs="Times New Roman"/>
            <w:kern w:val="0"/>
            <w14:ligatures w14:val="none"/>
          </w:rPr>
          <w:t>https://clews-ethiopia-model.readthedocs.io/en/latest/index.html</w:t>
        </w:r>
      </w:hyperlink>
    </w:p>
    <w:p w14:paraId="585BC8DA" w14:textId="6BDEB6A5" w:rsidR="006910CD" w:rsidRPr="00810775" w:rsidRDefault="006910CD" w:rsidP="006910CD">
      <w:pPr>
        <w:pStyle w:val="Heading1"/>
        <w:jc w:val="both"/>
        <w:rPr>
          <w:rFonts w:ascii="Roboto" w:hAnsi="Roboto"/>
          <w:color w:val="auto"/>
          <w:sz w:val="24"/>
          <w:szCs w:val="24"/>
        </w:rPr>
      </w:pPr>
      <w:r>
        <w:rPr>
          <w:rFonts w:ascii="Roboto" w:hAnsi="Roboto"/>
          <w:b/>
          <w:bCs/>
          <w:color w:val="auto"/>
          <w:sz w:val="24"/>
          <w:szCs w:val="24"/>
        </w:rPr>
        <w:t>Models</w:t>
      </w:r>
      <w:r w:rsidRPr="00810775">
        <w:rPr>
          <w:rFonts w:ascii="Roboto" w:hAnsi="Roboto"/>
          <w:color w:val="auto"/>
          <w:sz w:val="24"/>
          <w:szCs w:val="24"/>
        </w:rPr>
        <w:t xml:space="preserve">: </w:t>
      </w:r>
      <w:r w:rsidR="008B790C">
        <w:rPr>
          <w:rFonts w:ascii="Roboto" w:hAnsi="Roboto"/>
          <w:color w:val="auto"/>
          <w:sz w:val="24"/>
          <w:szCs w:val="24"/>
        </w:rPr>
        <w:t>OSeMOSYS</w:t>
      </w:r>
    </w:p>
    <w:p w14:paraId="4EACDB09" w14:textId="57E088C8" w:rsidR="006910CD" w:rsidRPr="006910CD" w:rsidRDefault="006910CD" w:rsidP="006910CD">
      <w:pPr>
        <w:pStyle w:val="Heading1"/>
        <w:jc w:val="both"/>
        <w:rPr>
          <w:rFonts w:ascii="Roboto" w:hAnsi="Roboto"/>
          <w:color w:val="auto"/>
          <w:sz w:val="24"/>
          <w:szCs w:val="24"/>
        </w:rPr>
      </w:pPr>
      <w:r w:rsidRPr="00810775">
        <w:rPr>
          <w:rFonts w:ascii="Roboto" w:hAnsi="Roboto"/>
          <w:b/>
          <w:bCs/>
          <w:color w:val="auto"/>
          <w:sz w:val="24"/>
          <w:szCs w:val="24"/>
        </w:rPr>
        <w:t>Stakeholders</w:t>
      </w:r>
      <w:r w:rsidRPr="00810775">
        <w:rPr>
          <w:rFonts w:ascii="Roboto" w:hAnsi="Roboto"/>
          <w:color w:val="auto"/>
          <w:sz w:val="24"/>
          <w:szCs w:val="24"/>
        </w:rPr>
        <w:t xml:space="preserve">: The Government of Ethiopia (Ministry of Water, Irrigation and Energy- </w:t>
      </w:r>
      <w:proofErr w:type="spellStart"/>
      <w:r w:rsidRPr="00810775">
        <w:rPr>
          <w:rFonts w:ascii="Roboto" w:hAnsi="Roboto"/>
          <w:color w:val="auto"/>
          <w:sz w:val="24"/>
          <w:szCs w:val="24"/>
        </w:rPr>
        <w:t>MoWIE</w:t>
      </w:r>
      <w:proofErr w:type="spellEnd"/>
      <w:r w:rsidRPr="00810775">
        <w:rPr>
          <w:rFonts w:ascii="Roboto" w:hAnsi="Roboto"/>
          <w:color w:val="auto"/>
          <w:sz w:val="24"/>
          <w:szCs w:val="24"/>
        </w:rPr>
        <w:t>), supported by UN DESA, UNDP, UN ECA, and KTH</w:t>
      </w:r>
    </w:p>
    <w:p w14:paraId="2A144BF6" w14:textId="67435238" w:rsidR="003B30E6" w:rsidRPr="00810775" w:rsidRDefault="007922D4" w:rsidP="008F30EB">
      <w:pPr>
        <w:spacing w:before="100" w:beforeAutospacing="1" w:after="100" w:afterAutospacing="1" w:line="240" w:lineRule="auto"/>
        <w:jc w:val="both"/>
        <w:rPr>
          <w:rFonts w:ascii="Roboto" w:eastAsia="Times New Roman" w:hAnsi="Roboto" w:cs="Times New Roman"/>
          <w:b/>
          <w:bCs/>
          <w:kern w:val="0"/>
          <w14:ligatures w14:val="none"/>
        </w:rPr>
      </w:pPr>
      <w:r w:rsidRPr="00810775">
        <w:rPr>
          <w:rFonts w:ascii="Roboto" w:eastAsia="Times New Roman" w:hAnsi="Roboto" w:cs="Times New Roman"/>
          <w:b/>
          <w:bCs/>
          <w:kern w:val="0"/>
          <w14:ligatures w14:val="none"/>
        </w:rPr>
        <w:t xml:space="preserve">Tags: </w:t>
      </w:r>
      <w:r w:rsidR="006910CD">
        <w:rPr>
          <w:rFonts w:ascii="Roboto" w:eastAsia="Times New Roman" w:hAnsi="Roboto" w:cs="Times New Roman"/>
          <w:b/>
          <w:bCs/>
          <w:kern w:val="0"/>
          <w14:ligatures w14:val="none"/>
        </w:rPr>
        <w:t>#</w:t>
      </w:r>
      <w:r w:rsidRPr="00810775">
        <w:rPr>
          <w:rFonts w:ascii="Roboto" w:eastAsia="Times New Roman" w:hAnsi="Roboto" w:cs="Times New Roman"/>
          <w:kern w:val="0"/>
          <w14:ligatures w14:val="none"/>
        </w:rPr>
        <w:t>Agricultur</w:t>
      </w:r>
      <w:r w:rsidR="006910CD">
        <w:rPr>
          <w:rFonts w:ascii="Roboto" w:eastAsia="Times New Roman" w:hAnsi="Roboto" w:cs="Times New Roman"/>
          <w:kern w:val="0"/>
          <w14:ligatures w14:val="none"/>
        </w:rPr>
        <w:t>e</w:t>
      </w:r>
      <w:r w:rsidRPr="00810775">
        <w:rPr>
          <w:rFonts w:ascii="Roboto" w:eastAsia="Times New Roman" w:hAnsi="Roboto" w:cs="Times New Roman"/>
          <w:kern w:val="0"/>
          <w14:ligatures w14:val="none"/>
        </w:rPr>
        <w:t xml:space="preserve"> </w:t>
      </w:r>
      <w:r w:rsidR="006910CD">
        <w:rPr>
          <w:rFonts w:ascii="Roboto" w:eastAsia="Times New Roman" w:hAnsi="Roboto" w:cs="Times New Roman"/>
          <w:kern w:val="0"/>
          <w14:ligatures w14:val="none"/>
        </w:rPr>
        <w:t>#M</w:t>
      </w:r>
      <w:r w:rsidRPr="00810775">
        <w:rPr>
          <w:rFonts w:ascii="Roboto" w:eastAsia="Times New Roman" w:hAnsi="Roboto" w:cs="Times New Roman"/>
          <w:kern w:val="0"/>
          <w14:ligatures w14:val="none"/>
        </w:rPr>
        <w:t>anufacturing</w:t>
      </w:r>
      <w:r w:rsidR="00863C7F">
        <w:rPr>
          <w:rFonts w:ascii="Roboto" w:eastAsia="Times New Roman" w:hAnsi="Roboto" w:cs="Times New Roman"/>
          <w:kern w:val="0"/>
          <w14:ligatures w14:val="none"/>
        </w:rPr>
        <w:t xml:space="preserve"> #GreenGrowth</w:t>
      </w:r>
    </w:p>
    <w:p w14:paraId="624BD01F" w14:textId="77777777" w:rsidR="00984C13" w:rsidRPr="00810775" w:rsidRDefault="00984C13" w:rsidP="008F30EB">
      <w:pPr>
        <w:pStyle w:val="Heading1"/>
        <w:jc w:val="both"/>
        <w:rPr>
          <w:rFonts w:ascii="Roboto" w:hAnsi="Roboto"/>
          <w:b/>
          <w:bCs/>
          <w:color w:val="auto"/>
          <w:sz w:val="48"/>
          <w:szCs w:val="48"/>
        </w:rPr>
      </w:pPr>
    </w:p>
    <w:p w14:paraId="47F54189" w14:textId="77777777" w:rsidR="004E7A69" w:rsidRDefault="004E7A69">
      <w:pPr>
        <w:rPr>
          <w:rFonts w:ascii="Roboto" w:eastAsiaTheme="majorEastAsia" w:hAnsi="Roboto" w:cstheme="majorBidi"/>
          <w:b/>
          <w:bCs/>
          <w:sz w:val="48"/>
          <w:szCs w:val="48"/>
        </w:rPr>
      </w:pPr>
      <w:r>
        <w:rPr>
          <w:rFonts w:ascii="Roboto" w:hAnsi="Roboto"/>
          <w:b/>
          <w:bCs/>
          <w:sz w:val="48"/>
          <w:szCs w:val="48"/>
        </w:rPr>
        <w:br w:type="page"/>
      </w:r>
    </w:p>
    <w:p w14:paraId="1068D38F" w14:textId="26DAFCCE" w:rsidR="004F7A4F" w:rsidRPr="00810775" w:rsidRDefault="00984C13" w:rsidP="008F30EB">
      <w:pPr>
        <w:pStyle w:val="Heading1"/>
        <w:jc w:val="both"/>
        <w:rPr>
          <w:rFonts w:ascii="Roboto" w:hAnsi="Roboto"/>
          <w:b/>
          <w:bCs/>
          <w:color w:val="auto"/>
          <w:sz w:val="48"/>
          <w:szCs w:val="48"/>
        </w:rPr>
      </w:pPr>
      <w:r w:rsidRPr="00810775">
        <w:rPr>
          <w:rFonts w:ascii="Roboto" w:hAnsi="Roboto"/>
          <w:b/>
          <w:bCs/>
          <w:color w:val="auto"/>
          <w:sz w:val="48"/>
          <w:szCs w:val="48"/>
        </w:rPr>
        <w:lastRenderedPageBreak/>
        <w:t>LAO PDR</w:t>
      </w:r>
    </w:p>
    <w:p w14:paraId="5C551EAA" w14:textId="4BC0550D" w:rsidR="001169A7" w:rsidRPr="00810775" w:rsidRDefault="001169A7" w:rsidP="008F30EB">
      <w:pPr>
        <w:jc w:val="both"/>
        <w:rPr>
          <w:rFonts w:ascii="Roboto" w:hAnsi="Roboto"/>
        </w:rPr>
      </w:pPr>
      <w:r w:rsidRPr="00810775">
        <w:rPr>
          <w:rFonts w:ascii="Roboto" w:hAnsi="Roboto"/>
          <w:b/>
          <w:bCs/>
        </w:rPr>
        <w:t>When:</w:t>
      </w:r>
      <w:r w:rsidR="005666EF" w:rsidRPr="00810775">
        <w:rPr>
          <w:rFonts w:ascii="Roboto" w:hAnsi="Roboto"/>
        </w:rPr>
        <w:t xml:space="preserve"> 2024</w:t>
      </w:r>
      <w:r w:rsidR="00585E44">
        <w:rPr>
          <w:rFonts w:ascii="Roboto" w:hAnsi="Roboto"/>
        </w:rPr>
        <w:t>–</w:t>
      </w:r>
      <w:r w:rsidR="00415F6F" w:rsidRPr="00810775">
        <w:rPr>
          <w:rFonts w:ascii="Roboto" w:hAnsi="Roboto"/>
        </w:rPr>
        <w:t>2026</w:t>
      </w:r>
    </w:p>
    <w:p w14:paraId="3FC1CB3B" w14:textId="21966400" w:rsidR="001169A7" w:rsidRPr="00810775" w:rsidRDefault="00863C7F" w:rsidP="008F30EB">
      <w:pPr>
        <w:jc w:val="both"/>
        <w:rPr>
          <w:rFonts w:ascii="Roboto" w:hAnsi="Roboto"/>
          <w:b/>
          <w:bCs/>
        </w:rPr>
      </w:pPr>
      <w:r>
        <w:rPr>
          <w:rFonts w:ascii="Roboto" w:hAnsi="Roboto"/>
          <w:b/>
          <w:bCs/>
        </w:rPr>
        <w:t>Purpose</w:t>
      </w:r>
      <w:r w:rsidR="00FB28FA" w:rsidRPr="00810775">
        <w:rPr>
          <w:rFonts w:ascii="Roboto" w:hAnsi="Roboto"/>
          <w:b/>
          <w:bCs/>
        </w:rPr>
        <w:t>:</w:t>
      </w:r>
      <w:r w:rsidR="00FB28FA" w:rsidRPr="00810775">
        <w:rPr>
          <w:rFonts w:ascii="Roboto" w:hAnsi="Roboto"/>
        </w:rPr>
        <w:t xml:space="preserve"> </w:t>
      </w:r>
      <w:r w:rsidR="003A33BF">
        <w:rPr>
          <w:rFonts w:ascii="Roboto" w:hAnsi="Roboto"/>
        </w:rPr>
        <w:t>A</w:t>
      </w:r>
      <w:r w:rsidR="003A33BF" w:rsidRPr="003A33BF">
        <w:rPr>
          <w:rFonts w:ascii="Roboto" w:hAnsi="Roboto"/>
        </w:rPr>
        <w:t>chiev</w:t>
      </w:r>
      <w:r w:rsidR="003A33BF">
        <w:rPr>
          <w:rFonts w:ascii="Roboto" w:hAnsi="Roboto"/>
        </w:rPr>
        <w:t>e</w:t>
      </w:r>
      <w:r w:rsidR="003A33BF" w:rsidRPr="003A33BF">
        <w:rPr>
          <w:rFonts w:ascii="Roboto" w:hAnsi="Roboto"/>
        </w:rPr>
        <w:t xml:space="preserve"> Laos’ Green Growth Strategy’s </w:t>
      </w:r>
      <w:r w:rsidR="003A33BF" w:rsidRPr="003A61FA">
        <w:rPr>
          <w:rFonts w:ascii="Roboto" w:hAnsi="Roboto"/>
          <w:b/>
          <w:bCs/>
        </w:rPr>
        <w:t>afforestation targets</w:t>
      </w:r>
      <w:r w:rsidR="003A33BF" w:rsidRPr="003A33BF">
        <w:rPr>
          <w:rFonts w:ascii="Roboto" w:hAnsi="Roboto"/>
        </w:rPr>
        <w:t xml:space="preserve"> while ensuring </w:t>
      </w:r>
      <w:r w:rsidR="003A33BF" w:rsidRPr="003A61FA">
        <w:rPr>
          <w:rFonts w:ascii="Roboto" w:hAnsi="Roboto"/>
          <w:b/>
          <w:bCs/>
        </w:rPr>
        <w:t>food security</w:t>
      </w:r>
      <w:r w:rsidR="003A33BF" w:rsidRPr="003A33BF">
        <w:rPr>
          <w:rFonts w:ascii="Roboto" w:hAnsi="Roboto"/>
        </w:rPr>
        <w:t xml:space="preserve"> </w:t>
      </w:r>
      <w:r w:rsidR="0046368D">
        <w:rPr>
          <w:rFonts w:ascii="Roboto" w:hAnsi="Roboto"/>
        </w:rPr>
        <w:t>as per the</w:t>
      </w:r>
      <w:r w:rsidR="001B42D5">
        <w:rPr>
          <w:rFonts w:ascii="Roboto" w:hAnsi="Roboto"/>
        </w:rPr>
        <w:t xml:space="preserve"> </w:t>
      </w:r>
      <w:r w:rsidR="001B42D5" w:rsidRPr="001B42D5">
        <w:rPr>
          <w:rFonts w:ascii="Roboto" w:hAnsi="Roboto"/>
        </w:rPr>
        <w:t>Agriculture Development Strategy 2025</w:t>
      </w:r>
      <w:r w:rsidR="0046368D">
        <w:rPr>
          <w:rFonts w:ascii="Roboto" w:hAnsi="Roboto"/>
        </w:rPr>
        <w:t xml:space="preserve"> and respecting</w:t>
      </w:r>
      <w:r w:rsidR="001B42D5" w:rsidRPr="001B42D5">
        <w:rPr>
          <w:rFonts w:ascii="Roboto" w:hAnsi="Roboto"/>
        </w:rPr>
        <w:t xml:space="preserve"> the Land Use Master Plan</w:t>
      </w:r>
      <w:r w:rsidR="00575DA6">
        <w:rPr>
          <w:rFonts w:ascii="Roboto" w:hAnsi="Roboto"/>
        </w:rPr>
        <w:t>.</w:t>
      </w:r>
    </w:p>
    <w:p w14:paraId="089E7718" w14:textId="08C0AC49" w:rsidR="001169A7" w:rsidRPr="00810775" w:rsidRDefault="001169A7" w:rsidP="008F30EB">
      <w:pPr>
        <w:jc w:val="both"/>
        <w:rPr>
          <w:rFonts w:ascii="Roboto" w:hAnsi="Roboto"/>
          <w:b/>
          <w:bCs/>
        </w:rPr>
      </w:pPr>
      <w:r w:rsidRPr="00810775">
        <w:rPr>
          <w:rFonts w:ascii="Roboto" w:hAnsi="Roboto"/>
          <w:b/>
          <w:bCs/>
        </w:rPr>
        <w:t>What happened</w:t>
      </w:r>
      <w:r w:rsidR="001446B6" w:rsidRPr="00810775">
        <w:rPr>
          <w:rFonts w:ascii="Roboto" w:hAnsi="Roboto"/>
          <w:b/>
          <w:bCs/>
        </w:rPr>
        <w:t xml:space="preserve">: </w:t>
      </w:r>
      <w:r w:rsidR="00643B08" w:rsidRPr="00810775">
        <w:rPr>
          <w:rFonts w:ascii="Roboto" w:hAnsi="Roboto"/>
        </w:rPr>
        <w:t xml:space="preserve">Through an inter-ministerial process, </w:t>
      </w:r>
      <w:r w:rsidR="003A61FA">
        <w:rPr>
          <w:rFonts w:ascii="Roboto" w:hAnsi="Roboto"/>
        </w:rPr>
        <w:t xml:space="preserve">the team designed </w:t>
      </w:r>
      <w:r w:rsidR="00643B08" w:rsidRPr="00810775">
        <w:rPr>
          <w:rFonts w:ascii="Roboto" w:hAnsi="Roboto"/>
        </w:rPr>
        <w:t xml:space="preserve">scenarios to assess </w:t>
      </w:r>
      <w:r w:rsidR="000435B5" w:rsidRPr="003A61FA">
        <w:rPr>
          <w:rFonts w:ascii="Roboto" w:hAnsi="Roboto"/>
          <w:b/>
          <w:bCs/>
        </w:rPr>
        <w:t xml:space="preserve">how to </w:t>
      </w:r>
      <w:r w:rsidR="00643B08" w:rsidRPr="003A61FA">
        <w:rPr>
          <w:rFonts w:ascii="Roboto" w:hAnsi="Roboto"/>
          <w:b/>
          <w:bCs/>
        </w:rPr>
        <w:t>achiev</w:t>
      </w:r>
      <w:r w:rsidR="000435B5" w:rsidRPr="003A61FA">
        <w:rPr>
          <w:rFonts w:ascii="Roboto" w:hAnsi="Roboto"/>
          <w:b/>
          <w:bCs/>
        </w:rPr>
        <w:t>e</w:t>
      </w:r>
      <w:r w:rsidR="00643B08" w:rsidRPr="003A61FA">
        <w:rPr>
          <w:rFonts w:ascii="Roboto" w:hAnsi="Roboto"/>
          <w:b/>
          <w:bCs/>
        </w:rPr>
        <w:t xml:space="preserve"> afforestation targets </w:t>
      </w:r>
      <w:r w:rsidR="003A61FA" w:rsidRPr="003A61FA">
        <w:rPr>
          <w:rFonts w:ascii="Roboto" w:hAnsi="Roboto"/>
          <w:b/>
          <w:bCs/>
        </w:rPr>
        <w:t>while</w:t>
      </w:r>
      <w:r w:rsidR="000435B5" w:rsidRPr="003A61FA">
        <w:rPr>
          <w:rFonts w:ascii="Roboto" w:hAnsi="Roboto"/>
          <w:b/>
          <w:bCs/>
        </w:rPr>
        <w:t xml:space="preserve"> </w:t>
      </w:r>
      <w:r w:rsidR="00643B08" w:rsidRPr="003A61FA">
        <w:rPr>
          <w:rFonts w:ascii="Roboto" w:hAnsi="Roboto"/>
          <w:b/>
          <w:bCs/>
        </w:rPr>
        <w:t>promot</w:t>
      </w:r>
      <w:r w:rsidR="003A61FA" w:rsidRPr="003A61FA">
        <w:rPr>
          <w:rFonts w:ascii="Roboto" w:hAnsi="Roboto"/>
          <w:b/>
          <w:bCs/>
        </w:rPr>
        <w:t>ing</w:t>
      </w:r>
      <w:r w:rsidR="00643B08" w:rsidRPr="003A61FA">
        <w:rPr>
          <w:rFonts w:ascii="Roboto" w:hAnsi="Roboto"/>
          <w:b/>
          <w:bCs/>
        </w:rPr>
        <w:t xml:space="preserve"> climate-resilient agriculture</w:t>
      </w:r>
      <w:r w:rsidR="00643B08" w:rsidRPr="00810775">
        <w:rPr>
          <w:rFonts w:ascii="Roboto" w:hAnsi="Roboto"/>
        </w:rPr>
        <w:t>.</w:t>
      </w:r>
      <w:r w:rsidR="003A61FA">
        <w:rPr>
          <w:rFonts w:ascii="Roboto" w:hAnsi="Roboto"/>
        </w:rPr>
        <w:t xml:space="preserve"> The on-going, </w:t>
      </w:r>
      <w:r w:rsidR="003A61FA" w:rsidRPr="00810775">
        <w:rPr>
          <w:rFonts w:ascii="Roboto" w:hAnsi="Roboto"/>
        </w:rPr>
        <w:t>limited cross-sector coordination highlighted the need for integrated planning</w:t>
      </w:r>
      <w:r w:rsidR="003A61FA">
        <w:rPr>
          <w:rFonts w:ascii="Roboto" w:hAnsi="Roboto"/>
        </w:rPr>
        <w:t xml:space="preserve"> through frameworks like CLEWs, particularly in countries where a</w:t>
      </w:r>
      <w:r w:rsidR="003A61FA" w:rsidRPr="00810775">
        <w:rPr>
          <w:rFonts w:ascii="Roboto" w:hAnsi="Roboto"/>
        </w:rPr>
        <w:t>griculture remain</w:t>
      </w:r>
      <w:r w:rsidR="003A61FA">
        <w:rPr>
          <w:rFonts w:ascii="Roboto" w:hAnsi="Roboto"/>
        </w:rPr>
        <w:t>s</w:t>
      </w:r>
      <w:r w:rsidR="003A61FA" w:rsidRPr="00810775">
        <w:rPr>
          <w:rFonts w:ascii="Roboto" w:hAnsi="Roboto"/>
        </w:rPr>
        <w:t xml:space="preserve"> central to the economy </w:t>
      </w:r>
      <w:r w:rsidR="003A61FA">
        <w:rPr>
          <w:rFonts w:ascii="Roboto" w:hAnsi="Roboto"/>
        </w:rPr>
        <w:t>&amp;</w:t>
      </w:r>
      <w:r w:rsidR="003A61FA" w:rsidRPr="00810775">
        <w:rPr>
          <w:rFonts w:ascii="Roboto" w:hAnsi="Roboto"/>
        </w:rPr>
        <w:t xml:space="preserve"> livelihoods but </w:t>
      </w:r>
      <w:r w:rsidR="003A61FA">
        <w:rPr>
          <w:rFonts w:ascii="Roboto" w:hAnsi="Roboto"/>
        </w:rPr>
        <w:t xml:space="preserve">pose a development challenge due to </w:t>
      </w:r>
      <w:r w:rsidR="003A61FA" w:rsidRPr="00810775">
        <w:rPr>
          <w:rFonts w:ascii="Roboto" w:hAnsi="Roboto"/>
        </w:rPr>
        <w:t>rising irrigation demand</w:t>
      </w:r>
      <w:r w:rsidR="003A61FA">
        <w:rPr>
          <w:rFonts w:ascii="Roboto" w:hAnsi="Roboto"/>
        </w:rPr>
        <w:t xml:space="preserve"> and</w:t>
      </w:r>
      <w:r w:rsidR="003A61FA" w:rsidRPr="00810775">
        <w:rPr>
          <w:rFonts w:ascii="Roboto" w:hAnsi="Roboto"/>
        </w:rPr>
        <w:t xml:space="preserve"> land-use change.</w:t>
      </w:r>
    </w:p>
    <w:p w14:paraId="07FFE67B" w14:textId="09E918D2" w:rsidR="00D34919" w:rsidRPr="00810775" w:rsidRDefault="001169A7" w:rsidP="008F30EB">
      <w:pPr>
        <w:jc w:val="both"/>
        <w:rPr>
          <w:ins w:id="0" w:author="Joanna Lavinia Felix Arce" w:date="2026-04-16T17:20:00Z" w16du:dateUtc="2026-04-16T21:20:00Z"/>
          <w:rFonts w:ascii="Roboto" w:hAnsi="Roboto"/>
        </w:rPr>
      </w:pPr>
      <w:r w:rsidRPr="00810775">
        <w:rPr>
          <w:rFonts w:ascii="Roboto" w:hAnsi="Roboto"/>
          <w:b/>
          <w:bCs/>
        </w:rPr>
        <w:t>Key insights</w:t>
      </w:r>
      <w:r w:rsidR="000761C0" w:rsidRPr="00810775">
        <w:rPr>
          <w:rFonts w:ascii="Roboto" w:hAnsi="Roboto"/>
          <w:b/>
          <w:bCs/>
        </w:rPr>
        <w:t xml:space="preserve">: </w:t>
      </w:r>
      <w:r w:rsidR="003A61FA">
        <w:rPr>
          <w:rFonts w:ascii="Roboto" w:hAnsi="Roboto"/>
        </w:rPr>
        <w:t>In the business-as-usual scenario, e</w:t>
      </w:r>
      <w:r w:rsidR="006D46A4" w:rsidRPr="00810775">
        <w:rPr>
          <w:rFonts w:ascii="Roboto" w:hAnsi="Roboto"/>
        </w:rPr>
        <w:t xml:space="preserve">xpanding </w:t>
      </w:r>
      <w:r w:rsidR="006D46A4">
        <w:rPr>
          <w:rFonts w:ascii="Roboto" w:hAnsi="Roboto"/>
        </w:rPr>
        <w:t>f</w:t>
      </w:r>
      <w:r w:rsidR="006D46A4" w:rsidRPr="00810775">
        <w:rPr>
          <w:rFonts w:ascii="Roboto" w:hAnsi="Roboto"/>
        </w:rPr>
        <w:t>orest</w:t>
      </w:r>
      <w:r w:rsidR="00BF7670" w:rsidRPr="00810775">
        <w:rPr>
          <w:rFonts w:ascii="Roboto" w:hAnsi="Roboto"/>
        </w:rPr>
        <w:t xml:space="preserve"> cover reduced available agricultural land, driving more intensive irrigation and increasing both water use </w:t>
      </w:r>
      <w:r w:rsidR="006D46A4">
        <w:rPr>
          <w:rFonts w:ascii="Roboto" w:hAnsi="Roboto"/>
        </w:rPr>
        <w:t>&amp;</w:t>
      </w:r>
      <w:r w:rsidR="00BF7670" w:rsidRPr="00810775">
        <w:rPr>
          <w:rFonts w:ascii="Roboto" w:hAnsi="Roboto"/>
        </w:rPr>
        <w:t xml:space="preserve"> electricity demand for pumping. In contrast, </w:t>
      </w:r>
      <w:r w:rsidR="00BF7670" w:rsidRPr="003A61FA">
        <w:rPr>
          <w:rFonts w:ascii="Roboto" w:hAnsi="Roboto"/>
          <w:b/>
          <w:bCs/>
        </w:rPr>
        <w:t xml:space="preserve">climate-resilient rainfed agriculture reduced reliance on irrigation </w:t>
      </w:r>
      <w:r w:rsidR="006D46A4" w:rsidRPr="003A61FA">
        <w:rPr>
          <w:rFonts w:ascii="Roboto" w:hAnsi="Roboto"/>
          <w:b/>
          <w:bCs/>
        </w:rPr>
        <w:t>&amp;</w:t>
      </w:r>
      <w:r w:rsidR="00BF7670" w:rsidRPr="003A61FA">
        <w:rPr>
          <w:rFonts w:ascii="Roboto" w:hAnsi="Roboto"/>
          <w:b/>
          <w:bCs/>
        </w:rPr>
        <w:t xml:space="preserve"> energy use</w:t>
      </w:r>
      <w:r w:rsidR="00BF7670" w:rsidRPr="00810775">
        <w:rPr>
          <w:rFonts w:ascii="Roboto" w:hAnsi="Roboto"/>
        </w:rPr>
        <w:t>.</w:t>
      </w:r>
    </w:p>
    <w:p w14:paraId="5AC89A4B" w14:textId="3F6BD619" w:rsidR="002F1DE9" w:rsidRPr="00E220B0" w:rsidRDefault="002F1DE9" w:rsidP="00E220B0">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E220B0">
        <w:rPr>
          <w:rFonts w:ascii="Roboto" w:eastAsia="Times New Roman" w:hAnsi="Roboto" w:cs="Times New Roman"/>
          <w:kern w:val="0"/>
          <w14:ligatures w14:val="none"/>
        </w:rPr>
        <w:t xml:space="preserve">Promote </w:t>
      </w:r>
      <w:r w:rsidRPr="00E220B0">
        <w:rPr>
          <w:rFonts w:ascii="Roboto" w:eastAsia="Times New Roman" w:hAnsi="Roboto" w:cs="Times New Roman"/>
          <w:b/>
          <w:bCs/>
          <w:kern w:val="0"/>
          <w14:ligatures w14:val="none"/>
        </w:rPr>
        <w:t>sustainable mechanization of agricultural practices</w:t>
      </w:r>
      <w:r w:rsidRPr="00E220B0">
        <w:rPr>
          <w:rFonts w:ascii="Roboto" w:eastAsia="Times New Roman" w:hAnsi="Roboto" w:cs="Times New Roman"/>
          <w:kern w:val="0"/>
          <w14:ligatures w14:val="none"/>
        </w:rPr>
        <w:t xml:space="preserve"> to provide an extra 420,000 tonnes of rice per year while saving 8,000 km2 of land</w:t>
      </w:r>
      <w:r w:rsidR="00E220B0" w:rsidRPr="00E220B0">
        <w:rPr>
          <w:rFonts w:ascii="Roboto" w:eastAsia="Times New Roman" w:hAnsi="Roboto" w:cs="Times New Roman"/>
          <w:kern w:val="0"/>
          <w14:ligatures w14:val="none"/>
        </w:rPr>
        <w:t>.</w:t>
      </w:r>
    </w:p>
    <w:p w14:paraId="6B8E5AA8" w14:textId="77777777" w:rsidR="002F1DE9" w:rsidRPr="00E220B0" w:rsidRDefault="002F1DE9" w:rsidP="00E220B0">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E220B0">
        <w:rPr>
          <w:rFonts w:ascii="Roboto" w:eastAsia="Times New Roman" w:hAnsi="Roboto" w:cs="Times New Roman"/>
          <w:kern w:val="0"/>
          <w14:ligatures w14:val="none"/>
        </w:rPr>
        <w:t xml:space="preserve">Plan water &amp; energy infrastructure in parallel with afforestation targets because the mechanization will result in a </w:t>
      </w:r>
      <w:r w:rsidRPr="00E220B0">
        <w:rPr>
          <w:rFonts w:ascii="Roboto" w:eastAsia="Times New Roman" w:hAnsi="Roboto" w:cs="Times New Roman"/>
          <w:b/>
          <w:bCs/>
          <w:kern w:val="0"/>
          <w14:ligatures w14:val="none"/>
        </w:rPr>
        <w:t>+51% water consumption for irrigation and +34% power consumption</w:t>
      </w:r>
      <w:r w:rsidRPr="00E220B0">
        <w:rPr>
          <w:rFonts w:ascii="Roboto" w:eastAsia="Times New Roman" w:hAnsi="Roboto" w:cs="Times New Roman"/>
          <w:kern w:val="0"/>
          <w14:ligatures w14:val="none"/>
        </w:rPr>
        <w:t xml:space="preserve"> by 2055.</w:t>
      </w:r>
    </w:p>
    <w:p w14:paraId="6802BBC6" w14:textId="77777777" w:rsidR="002F1DE9" w:rsidRPr="00E220B0" w:rsidRDefault="002F1DE9" w:rsidP="00E220B0">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E220B0">
        <w:rPr>
          <w:rFonts w:ascii="Roboto" w:eastAsia="Times New Roman" w:hAnsi="Roboto" w:cs="Times New Roman"/>
          <w:kern w:val="0"/>
          <w14:ligatures w14:val="none"/>
        </w:rPr>
        <w:t>Additional power demand can be met through a minimal increase of solar (+1.2) and wind (+2.5%).</w:t>
      </w:r>
    </w:p>
    <w:p w14:paraId="79EED75A" w14:textId="56E2372E" w:rsidR="002F1DE9" w:rsidRPr="00E220B0" w:rsidRDefault="002F1DE9" w:rsidP="00E220B0">
      <w:pPr>
        <w:numPr>
          <w:ilvl w:val="0"/>
          <w:numId w:val="5"/>
        </w:numPr>
        <w:spacing w:before="100" w:beforeAutospacing="1" w:after="100" w:afterAutospacing="1" w:line="240" w:lineRule="auto"/>
        <w:jc w:val="both"/>
        <w:rPr>
          <w:rFonts w:ascii="Roboto" w:eastAsia="Times New Roman" w:hAnsi="Roboto" w:cs="Times New Roman"/>
          <w:kern w:val="0"/>
          <w14:ligatures w14:val="none"/>
        </w:rPr>
      </w:pPr>
      <w:r w:rsidRPr="00E220B0">
        <w:rPr>
          <w:rFonts w:ascii="Roboto" w:eastAsia="Times New Roman" w:hAnsi="Roboto" w:cs="Times New Roman"/>
          <w:kern w:val="0"/>
          <w14:ligatures w14:val="none"/>
        </w:rPr>
        <w:t xml:space="preserve">Support the </w:t>
      </w:r>
      <w:r w:rsidRPr="00E220B0">
        <w:rPr>
          <w:rFonts w:ascii="Roboto" w:eastAsia="Times New Roman" w:hAnsi="Roboto" w:cs="Times New Roman"/>
          <w:b/>
          <w:bCs/>
          <w:kern w:val="0"/>
          <w14:ligatures w14:val="none"/>
        </w:rPr>
        <w:t>shift to climate-resilient rainfed rice varieties</w:t>
      </w:r>
      <w:r w:rsidRPr="00E220B0">
        <w:rPr>
          <w:rFonts w:ascii="Roboto" w:eastAsia="Times New Roman" w:hAnsi="Roboto" w:cs="Times New Roman"/>
          <w:kern w:val="0"/>
          <w14:ligatures w14:val="none"/>
        </w:rPr>
        <w:t xml:space="preserve"> such as nationally developed </w:t>
      </w:r>
      <w:proofErr w:type="spellStart"/>
      <w:r w:rsidRPr="00E220B0">
        <w:rPr>
          <w:rFonts w:ascii="Roboto" w:eastAsia="Times New Roman" w:hAnsi="Roboto" w:cs="Times New Roman"/>
          <w:i/>
          <w:iCs/>
          <w:kern w:val="0"/>
          <w14:ligatures w14:val="none"/>
        </w:rPr>
        <w:t>thadokkham</w:t>
      </w:r>
      <w:proofErr w:type="spellEnd"/>
      <w:r w:rsidRPr="00E220B0">
        <w:rPr>
          <w:rFonts w:ascii="Roboto" w:eastAsia="Times New Roman" w:hAnsi="Roboto" w:cs="Times New Roman"/>
          <w:kern w:val="0"/>
          <w14:ligatures w14:val="none"/>
        </w:rPr>
        <w:t xml:space="preserve"> varieties (TD11), </w:t>
      </w:r>
      <w:proofErr w:type="gramStart"/>
      <w:r w:rsidRPr="00E220B0">
        <w:rPr>
          <w:rFonts w:ascii="Roboto" w:eastAsia="Times New Roman" w:hAnsi="Roboto" w:cs="Times New Roman"/>
          <w:kern w:val="0"/>
          <w14:ligatures w14:val="none"/>
        </w:rPr>
        <w:t>in particular in</w:t>
      </w:r>
      <w:proofErr w:type="gramEnd"/>
      <w:r w:rsidRPr="00E220B0">
        <w:rPr>
          <w:rFonts w:ascii="Roboto" w:eastAsia="Times New Roman" w:hAnsi="Roboto" w:cs="Times New Roman"/>
          <w:kern w:val="0"/>
          <w14:ligatures w14:val="none"/>
        </w:rPr>
        <w:t xml:space="preserve"> the north, </w:t>
      </w:r>
      <w:r w:rsidR="00E220B0" w:rsidRPr="00E220B0">
        <w:rPr>
          <w:rFonts w:ascii="Roboto" w:eastAsia="Times New Roman" w:hAnsi="Roboto" w:cs="Times New Roman"/>
          <w:kern w:val="0"/>
          <w14:ligatures w14:val="none"/>
        </w:rPr>
        <w:t>with a</w:t>
      </w:r>
      <w:r w:rsidRPr="00E220B0">
        <w:rPr>
          <w:rFonts w:ascii="Roboto" w:eastAsia="Times New Roman" w:hAnsi="Roboto" w:cs="Times New Roman"/>
          <w:kern w:val="0"/>
          <w14:ligatures w14:val="none"/>
        </w:rPr>
        <w:t>–25%</w:t>
      </w:r>
      <w:r w:rsidR="00E220B0" w:rsidRPr="00E220B0">
        <w:rPr>
          <w:rFonts w:ascii="Roboto" w:eastAsia="Times New Roman" w:hAnsi="Roboto" w:cs="Times New Roman"/>
          <w:kern w:val="0"/>
          <w14:ligatures w14:val="none"/>
        </w:rPr>
        <w:t xml:space="preserve"> cost.</w:t>
      </w:r>
    </w:p>
    <w:p w14:paraId="4197CD73" w14:textId="6C5C9897" w:rsidR="001B2EB4" w:rsidRPr="00810775" w:rsidRDefault="003A61FA" w:rsidP="008F30EB">
      <w:pPr>
        <w:jc w:val="both"/>
        <w:rPr>
          <w:rFonts w:ascii="Roboto" w:hAnsi="Roboto"/>
        </w:rPr>
      </w:pPr>
      <w:r>
        <w:rPr>
          <w:rFonts w:ascii="Roboto" w:hAnsi="Roboto"/>
          <w:noProof/>
        </w:rPr>
        <w:drawing>
          <wp:anchor distT="0" distB="0" distL="114300" distR="114300" simplePos="0" relativeHeight="251659265" behindDoc="0" locked="0" layoutInCell="1" allowOverlap="1" wp14:anchorId="3756D52A" wp14:editId="7C9976EE">
            <wp:simplePos x="0" y="0"/>
            <wp:positionH relativeFrom="column">
              <wp:posOffset>132</wp:posOffset>
            </wp:positionH>
            <wp:positionV relativeFrom="paragraph">
              <wp:posOffset>1270</wp:posOffset>
            </wp:positionV>
            <wp:extent cx="5543284" cy="3425525"/>
            <wp:effectExtent l="0" t="0" r="0" b="0"/>
            <wp:wrapNone/>
            <wp:docPr id="45354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7052" name="Picture 453547052"/>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0" y="0"/>
                      <a:ext cx="5543284" cy="3425525"/>
                    </a:xfrm>
                    <a:prstGeom prst="rect">
                      <a:avLst/>
                    </a:prstGeom>
                  </pic:spPr>
                </pic:pic>
              </a:graphicData>
            </a:graphic>
          </wp:anchor>
        </w:drawing>
      </w:r>
    </w:p>
    <w:p w14:paraId="73290484" w14:textId="17BFF763" w:rsidR="001B2EB4" w:rsidRDefault="001B2EB4" w:rsidP="008F30EB">
      <w:pPr>
        <w:jc w:val="both"/>
        <w:rPr>
          <w:rFonts w:ascii="Roboto" w:hAnsi="Roboto"/>
        </w:rPr>
      </w:pPr>
    </w:p>
    <w:p w14:paraId="72C5B7B5" w14:textId="77777777" w:rsidR="00E663F7" w:rsidRDefault="00E663F7" w:rsidP="008F30EB">
      <w:pPr>
        <w:jc w:val="both"/>
        <w:rPr>
          <w:rFonts w:ascii="Roboto" w:hAnsi="Roboto"/>
        </w:rPr>
      </w:pPr>
    </w:p>
    <w:p w14:paraId="236931C8" w14:textId="77777777" w:rsidR="00E663F7" w:rsidRDefault="00E663F7" w:rsidP="008F30EB">
      <w:pPr>
        <w:jc w:val="both"/>
        <w:rPr>
          <w:rFonts w:ascii="Roboto" w:hAnsi="Roboto"/>
        </w:rPr>
      </w:pPr>
    </w:p>
    <w:p w14:paraId="55BC3510" w14:textId="77777777" w:rsidR="00E663F7" w:rsidRDefault="00E663F7" w:rsidP="008F30EB">
      <w:pPr>
        <w:jc w:val="both"/>
        <w:rPr>
          <w:rFonts w:ascii="Roboto" w:hAnsi="Roboto"/>
        </w:rPr>
      </w:pPr>
    </w:p>
    <w:p w14:paraId="060F48E2" w14:textId="77777777" w:rsidR="00E663F7" w:rsidRDefault="00E663F7" w:rsidP="008F30EB">
      <w:pPr>
        <w:jc w:val="both"/>
        <w:rPr>
          <w:rFonts w:ascii="Roboto" w:hAnsi="Roboto"/>
        </w:rPr>
      </w:pPr>
    </w:p>
    <w:p w14:paraId="243A3147" w14:textId="77777777" w:rsidR="00E663F7" w:rsidRDefault="00E663F7" w:rsidP="008F30EB">
      <w:pPr>
        <w:jc w:val="both"/>
        <w:rPr>
          <w:rFonts w:ascii="Roboto" w:hAnsi="Roboto"/>
        </w:rPr>
      </w:pPr>
    </w:p>
    <w:p w14:paraId="65C59E46" w14:textId="77777777" w:rsidR="00E663F7" w:rsidRDefault="00E663F7" w:rsidP="008F30EB">
      <w:pPr>
        <w:jc w:val="both"/>
        <w:rPr>
          <w:rFonts w:ascii="Roboto" w:hAnsi="Roboto"/>
        </w:rPr>
      </w:pPr>
    </w:p>
    <w:p w14:paraId="46DD83C0" w14:textId="77777777" w:rsidR="001B2EB4" w:rsidRPr="00810775" w:rsidRDefault="001B2EB4" w:rsidP="008F30EB">
      <w:pPr>
        <w:jc w:val="both"/>
        <w:rPr>
          <w:rFonts w:ascii="Roboto" w:hAnsi="Roboto"/>
        </w:rPr>
      </w:pPr>
    </w:p>
    <w:p w14:paraId="255BA337" w14:textId="77777777" w:rsidR="00585E44" w:rsidRPr="00810775" w:rsidRDefault="00585E44" w:rsidP="00585E44">
      <w:pPr>
        <w:jc w:val="both"/>
        <w:rPr>
          <w:rFonts w:ascii="Roboto" w:hAnsi="Roboto"/>
          <w:b/>
          <w:bCs/>
        </w:rPr>
      </w:pPr>
      <w:r w:rsidRPr="00810775">
        <w:rPr>
          <w:rFonts w:ascii="Roboto" w:hAnsi="Roboto"/>
          <w:b/>
          <w:bCs/>
        </w:rPr>
        <w:t xml:space="preserve">Tools: </w:t>
      </w:r>
      <w:r>
        <w:rPr>
          <w:rFonts w:ascii="Roboto" w:hAnsi="Roboto"/>
        </w:rPr>
        <w:t>OSeMOSYS</w:t>
      </w:r>
    </w:p>
    <w:p w14:paraId="66C16C11" w14:textId="65C6F209" w:rsidR="00585E44" w:rsidRDefault="00585E44" w:rsidP="008F30EB">
      <w:pPr>
        <w:jc w:val="both"/>
        <w:rPr>
          <w:rFonts w:ascii="Roboto" w:hAnsi="Roboto"/>
          <w:b/>
          <w:bCs/>
        </w:rPr>
      </w:pPr>
      <w:r w:rsidRPr="00810775">
        <w:rPr>
          <w:rFonts w:ascii="Roboto" w:hAnsi="Roboto"/>
          <w:b/>
          <w:bCs/>
        </w:rPr>
        <w:t>Stakeholders:</w:t>
      </w:r>
      <w:r w:rsidRPr="00B12120">
        <w:rPr>
          <w:rFonts w:ascii="Roboto" w:hAnsi="Roboto"/>
        </w:rPr>
        <w:t xml:space="preserve"> </w:t>
      </w:r>
      <w:r w:rsidR="00B12120" w:rsidRPr="00B12120">
        <w:rPr>
          <w:rFonts w:ascii="Roboto" w:hAnsi="Roboto"/>
        </w:rPr>
        <w:t>UN D</w:t>
      </w:r>
      <w:r w:rsidR="00B12120">
        <w:rPr>
          <w:rFonts w:ascii="Roboto" w:hAnsi="Roboto"/>
        </w:rPr>
        <w:t xml:space="preserve">ESA, </w:t>
      </w:r>
      <w:r w:rsidR="00D86DCA">
        <w:rPr>
          <w:rFonts w:ascii="Roboto" w:hAnsi="Roboto"/>
        </w:rPr>
        <w:t>Royal Institute of Technology (KTH)</w:t>
      </w:r>
      <w:r w:rsidR="00972EEA">
        <w:rPr>
          <w:rFonts w:ascii="Roboto" w:hAnsi="Roboto"/>
        </w:rPr>
        <w:t xml:space="preserve">, </w:t>
      </w:r>
      <w:r w:rsidR="00D86DCA">
        <w:rPr>
          <w:rFonts w:ascii="Roboto" w:hAnsi="Roboto"/>
        </w:rPr>
        <w:t xml:space="preserve">Climate Compatible Growth (CCG), </w:t>
      </w:r>
      <w:r w:rsidR="00A762DE">
        <w:rPr>
          <w:rFonts w:ascii="Roboto" w:hAnsi="Roboto"/>
        </w:rPr>
        <w:t xml:space="preserve">National </w:t>
      </w:r>
      <w:r w:rsidR="00972EEA">
        <w:rPr>
          <w:rFonts w:ascii="Roboto" w:hAnsi="Roboto"/>
        </w:rPr>
        <w:t>University of Laos</w:t>
      </w:r>
    </w:p>
    <w:p w14:paraId="0464241B" w14:textId="43CAFA61" w:rsidR="001169A7" w:rsidRPr="00863C7F" w:rsidRDefault="001169A7" w:rsidP="008F30EB">
      <w:pPr>
        <w:jc w:val="both"/>
        <w:rPr>
          <w:rFonts w:ascii="Roboto" w:hAnsi="Roboto"/>
        </w:rPr>
      </w:pPr>
      <w:r w:rsidRPr="00810775">
        <w:rPr>
          <w:rFonts w:ascii="Roboto" w:hAnsi="Roboto"/>
          <w:b/>
          <w:bCs/>
        </w:rPr>
        <w:t>Tags</w:t>
      </w:r>
      <w:r w:rsidR="00D962FB" w:rsidRPr="00810775">
        <w:rPr>
          <w:rFonts w:ascii="Roboto" w:hAnsi="Roboto"/>
          <w:b/>
          <w:bCs/>
        </w:rPr>
        <w:t xml:space="preserve">: </w:t>
      </w:r>
      <w:r w:rsidR="00D962FB" w:rsidRPr="00863C7F">
        <w:rPr>
          <w:rFonts w:ascii="Roboto" w:hAnsi="Roboto"/>
        </w:rPr>
        <w:t>#Agricultur</w:t>
      </w:r>
      <w:r w:rsidR="00863C7F">
        <w:rPr>
          <w:rFonts w:ascii="Roboto" w:hAnsi="Roboto"/>
        </w:rPr>
        <w:t xml:space="preserve">e </w:t>
      </w:r>
      <w:r w:rsidR="00D74B1C" w:rsidRPr="00863C7F">
        <w:rPr>
          <w:rFonts w:ascii="Roboto" w:hAnsi="Roboto"/>
        </w:rPr>
        <w:t>#GreenGrowth</w:t>
      </w:r>
    </w:p>
    <w:p w14:paraId="7DE95CA1" w14:textId="77777777" w:rsidR="003419DD" w:rsidRPr="00810775" w:rsidRDefault="003419DD" w:rsidP="008F30EB">
      <w:pPr>
        <w:jc w:val="both"/>
        <w:rPr>
          <w:rFonts w:ascii="Roboto" w:hAnsi="Roboto"/>
        </w:rPr>
      </w:pPr>
    </w:p>
    <w:p w14:paraId="002C1FEC" w14:textId="77777777" w:rsidR="004E7A69" w:rsidRDefault="004E7A69">
      <w:pPr>
        <w:rPr>
          <w:rFonts w:ascii="Roboto" w:eastAsiaTheme="majorEastAsia" w:hAnsi="Roboto" w:cstheme="majorBidi"/>
          <w:b/>
          <w:bCs/>
          <w:sz w:val="48"/>
          <w:szCs w:val="48"/>
        </w:rPr>
      </w:pPr>
      <w:r>
        <w:rPr>
          <w:rFonts w:ascii="Roboto" w:hAnsi="Roboto"/>
          <w:b/>
          <w:bCs/>
          <w:sz w:val="48"/>
          <w:szCs w:val="48"/>
        </w:rPr>
        <w:br w:type="page"/>
      </w:r>
    </w:p>
    <w:p w14:paraId="7759D4D2" w14:textId="37D15FFA" w:rsidR="00CC1F81" w:rsidRPr="00810775" w:rsidRDefault="000C28AB" w:rsidP="008F30EB">
      <w:pPr>
        <w:pStyle w:val="Heading1"/>
        <w:jc w:val="both"/>
        <w:rPr>
          <w:rFonts w:ascii="Roboto" w:hAnsi="Roboto"/>
          <w:b/>
          <w:bCs/>
          <w:color w:val="auto"/>
          <w:sz w:val="24"/>
          <w:szCs w:val="24"/>
        </w:rPr>
      </w:pPr>
      <w:r w:rsidRPr="00810775">
        <w:rPr>
          <w:rFonts w:ascii="Roboto" w:hAnsi="Roboto"/>
          <w:b/>
          <w:bCs/>
          <w:color w:val="auto"/>
          <w:sz w:val="48"/>
          <w:szCs w:val="48"/>
        </w:rPr>
        <w:lastRenderedPageBreak/>
        <w:t>MAURITIUS</w:t>
      </w:r>
    </w:p>
    <w:p w14:paraId="75D99032" w14:textId="16238B47" w:rsidR="009C03C2" w:rsidRPr="00810775" w:rsidRDefault="009C03C2" w:rsidP="008F30EB">
      <w:pPr>
        <w:pStyle w:val="Heading1"/>
        <w:jc w:val="both"/>
        <w:rPr>
          <w:rFonts w:ascii="Roboto" w:hAnsi="Roboto"/>
          <w:b/>
          <w:bCs/>
          <w:color w:val="auto"/>
          <w:sz w:val="24"/>
          <w:szCs w:val="24"/>
        </w:rPr>
      </w:pPr>
      <w:r w:rsidRPr="00810775">
        <w:rPr>
          <w:rFonts w:ascii="Roboto" w:hAnsi="Roboto"/>
          <w:b/>
          <w:bCs/>
          <w:color w:val="auto"/>
          <w:sz w:val="24"/>
          <w:szCs w:val="24"/>
        </w:rPr>
        <w:t>When:</w:t>
      </w:r>
      <w:r w:rsidRPr="00810775">
        <w:rPr>
          <w:rFonts w:ascii="Roboto" w:hAnsi="Roboto"/>
          <w:color w:val="auto"/>
          <w:sz w:val="24"/>
          <w:szCs w:val="24"/>
        </w:rPr>
        <w:t xml:space="preserve"> 2023</w:t>
      </w:r>
      <w:r w:rsidR="003028E9">
        <w:rPr>
          <w:rFonts w:ascii="Roboto" w:hAnsi="Roboto"/>
          <w:color w:val="auto"/>
          <w:sz w:val="24"/>
          <w:szCs w:val="24"/>
        </w:rPr>
        <w:t>–</w:t>
      </w:r>
      <w:r w:rsidRPr="00810775">
        <w:rPr>
          <w:rFonts w:ascii="Roboto" w:hAnsi="Roboto"/>
          <w:color w:val="auto"/>
          <w:sz w:val="24"/>
          <w:szCs w:val="24"/>
        </w:rPr>
        <w:t>2026</w:t>
      </w:r>
    </w:p>
    <w:p w14:paraId="289EC917" w14:textId="16D13083" w:rsidR="00B51F03" w:rsidRPr="00810775" w:rsidRDefault="008614E4" w:rsidP="008F30EB">
      <w:pPr>
        <w:jc w:val="both"/>
        <w:rPr>
          <w:rFonts w:ascii="Roboto" w:hAnsi="Roboto"/>
        </w:rPr>
      </w:pPr>
      <w:r>
        <w:rPr>
          <w:rFonts w:ascii="Roboto" w:hAnsi="Roboto"/>
          <w:b/>
          <w:bCs/>
        </w:rPr>
        <w:t>Purpose</w:t>
      </w:r>
      <w:r w:rsidR="009C03C2" w:rsidRPr="00810775">
        <w:rPr>
          <w:rFonts w:ascii="Roboto" w:hAnsi="Roboto"/>
          <w:b/>
          <w:bCs/>
        </w:rPr>
        <w:t>:</w:t>
      </w:r>
      <w:r w:rsidR="009C03C2" w:rsidRPr="00810775">
        <w:rPr>
          <w:rFonts w:ascii="Roboto" w:hAnsi="Roboto"/>
        </w:rPr>
        <w:t xml:space="preserve"> </w:t>
      </w:r>
      <w:r w:rsidR="00C84BC9">
        <w:rPr>
          <w:rFonts w:ascii="Roboto" w:hAnsi="Roboto"/>
        </w:rPr>
        <w:t xml:space="preserve">Explore </w:t>
      </w:r>
      <w:r w:rsidR="00C84BC9" w:rsidRPr="00810775">
        <w:rPr>
          <w:rFonts w:ascii="Roboto" w:hAnsi="Roboto"/>
        </w:rPr>
        <w:t xml:space="preserve">scenarios to achieve </w:t>
      </w:r>
      <w:r w:rsidR="00C84BC9">
        <w:rPr>
          <w:rFonts w:ascii="Roboto" w:hAnsi="Roboto"/>
        </w:rPr>
        <w:t xml:space="preserve">a </w:t>
      </w:r>
      <w:r w:rsidR="00C84BC9" w:rsidRPr="00C84BC9">
        <w:rPr>
          <w:rFonts w:ascii="Roboto" w:hAnsi="Roboto"/>
          <w:b/>
          <w:bCs/>
        </w:rPr>
        <w:t>60% renewable electricity target</w:t>
      </w:r>
      <w:r w:rsidR="00C84BC9" w:rsidRPr="00810775">
        <w:rPr>
          <w:rFonts w:ascii="Roboto" w:hAnsi="Roboto"/>
        </w:rPr>
        <w:t xml:space="preserve"> by 2035, while identifying data gaps </w:t>
      </w:r>
      <w:r w:rsidR="00C84BC9">
        <w:rPr>
          <w:rFonts w:ascii="Roboto" w:hAnsi="Roboto"/>
        </w:rPr>
        <w:t>&amp;</w:t>
      </w:r>
      <w:r w:rsidR="00C84BC9" w:rsidRPr="00810775">
        <w:rPr>
          <w:rFonts w:ascii="Roboto" w:hAnsi="Roboto"/>
        </w:rPr>
        <w:t xml:space="preserve"> priorities for further model development</w:t>
      </w:r>
      <w:r w:rsidR="00B51F03" w:rsidRPr="00810775">
        <w:rPr>
          <w:rFonts w:ascii="Roboto" w:hAnsi="Roboto"/>
        </w:rPr>
        <w:t>.</w:t>
      </w:r>
    </w:p>
    <w:p w14:paraId="4FB77ACA" w14:textId="6F261B2E" w:rsidR="004E7A69" w:rsidRPr="004E7A69" w:rsidRDefault="00C84BC9" w:rsidP="008F30EB">
      <w:pPr>
        <w:jc w:val="both"/>
        <w:rPr>
          <w:rFonts w:ascii="Roboto" w:hAnsi="Roboto"/>
        </w:rPr>
      </w:pPr>
      <w:r>
        <w:rPr>
          <w:rFonts w:ascii="Roboto" w:hAnsi="Roboto"/>
          <w:b/>
          <w:bCs/>
        </w:rPr>
        <w:t>Context</w:t>
      </w:r>
      <w:r w:rsidR="009C03C2" w:rsidRPr="00810775">
        <w:rPr>
          <w:rFonts w:ascii="Roboto" w:hAnsi="Roboto"/>
          <w:b/>
          <w:bCs/>
        </w:rPr>
        <w:t>:</w:t>
      </w:r>
      <w:r>
        <w:rPr>
          <w:rFonts w:ascii="Roboto" w:hAnsi="Roboto"/>
        </w:rPr>
        <w:t xml:space="preserve"> </w:t>
      </w:r>
      <w:r w:rsidRPr="00810775">
        <w:rPr>
          <w:rFonts w:ascii="Roboto" w:hAnsi="Roboto"/>
        </w:rPr>
        <w:t xml:space="preserve">The country is actively pursuing economic diversification </w:t>
      </w:r>
      <w:r>
        <w:rPr>
          <w:rFonts w:ascii="Roboto" w:hAnsi="Roboto"/>
        </w:rPr>
        <w:t>&amp;</w:t>
      </w:r>
      <w:r w:rsidRPr="00810775">
        <w:rPr>
          <w:rFonts w:ascii="Roboto" w:hAnsi="Roboto"/>
        </w:rPr>
        <w:t xml:space="preserve"> resilience, with increasing emphasis on the digital economy, renewable energy, and the blue economy. However, this transition takes place under significant resource constraints</w:t>
      </w:r>
      <w:r>
        <w:rPr>
          <w:rFonts w:ascii="Roboto" w:hAnsi="Roboto"/>
        </w:rPr>
        <w:t xml:space="preserve">: mainly </w:t>
      </w:r>
      <w:r w:rsidRPr="00B81FE1">
        <w:rPr>
          <w:rFonts w:ascii="Roboto" w:hAnsi="Roboto"/>
          <w:b/>
          <w:bCs/>
        </w:rPr>
        <w:t>limited land &amp; water availability</w:t>
      </w:r>
      <w:r w:rsidRPr="00810775">
        <w:rPr>
          <w:rFonts w:ascii="Roboto" w:hAnsi="Roboto"/>
        </w:rPr>
        <w:t xml:space="preserve">, </w:t>
      </w:r>
      <w:r>
        <w:rPr>
          <w:rFonts w:ascii="Roboto" w:hAnsi="Roboto"/>
        </w:rPr>
        <w:t>plus</w:t>
      </w:r>
      <w:r w:rsidRPr="00810775">
        <w:rPr>
          <w:rFonts w:ascii="Roboto" w:hAnsi="Roboto"/>
        </w:rPr>
        <w:t xml:space="preserve"> continued dependence on imported energy </w:t>
      </w:r>
      <w:r>
        <w:rPr>
          <w:rFonts w:ascii="Roboto" w:hAnsi="Roboto"/>
        </w:rPr>
        <w:t>&amp;</w:t>
      </w:r>
      <w:r w:rsidRPr="00810775">
        <w:rPr>
          <w:rFonts w:ascii="Roboto" w:hAnsi="Roboto"/>
        </w:rPr>
        <w:t xml:space="preserve"> food. As a result, expanding one sector (solar energy, tourism, agriculture) </w:t>
      </w:r>
      <w:r>
        <w:rPr>
          <w:rFonts w:ascii="Roboto" w:hAnsi="Roboto"/>
        </w:rPr>
        <w:t>is bound to</w:t>
      </w:r>
      <w:r w:rsidRPr="00810775">
        <w:rPr>
          <w:rFonts w:ascii="Roboto" w:hAnsi="Roboto"/>
        </w:rPr>
        <w:t xml:space="preserve"> create competing pressures on others</w:t>
      </w:r>
      <w:r>
        <w:rPr>
          <w:rFonts w:ascii="Roboto" w:hAnsi="Roboto"/>
        </w:rPr>
        <w:t xml:space="preserve"> — hence the need for an integrated analysis.</w:t>
      </w:r>
    </w:p>
    <w:p w14:paraId="3FD97465" w14:textId="1BD19A29" w:rsidR="009C03C2" w:rsidRPr="00810775" w:rsidRDefault="009C03C2" w:rsidP="008F30EB">
      <w:pPr>
        <w:jc w:val="both"/>
        <w:rPr>
          <w:rFonts w:ascii="Roboto" w:hAnsi="Roboto"/>
          <w:b/>
          <w:bCs/>
        </w:rPr>
      </w:pPr>
      <w:r w:rsidRPr="00810775">
        <w:rPr>
          <w:rFonts w:ascii="Roboto" w:hAnsi="Roboto"/>
          <w:b/>
          <w:bCs/>
        </w:rPr>
        <w:t>Key insights</w:t>
      </w:r>
      <w:proofErr w:type="gramStart"/>
      <w:r w:rsidRPr="00810775">
        <w:rPr>
          <w:rFonts w:ascii="Roboto" w:hAnsi="Roboto"/>
          <w:b/>
          <w:bCs/>
        </w:rPr>
        <w:t>:</w:t>
      </w:r>
      <w:r w:rsidR="00B81FE1">
        <w:rPr>
          <w:rFonts w:ascii="Roboto" w:hAnsi="Roboto"/>
          <w:b/>
          <w:bCs/>
        </w:rPr>
        <w:t xml:space="preserve"> </w:t>
      </w:r>
      <w:r w:rsidR="00B81FE1" w:rsidRPr="00810775">
        <w:rPr>
          <w:rFonts w:ascii="Roboto" w:hAnsi="Roboto"/>
          <w:b/>
          <w:bCs/>
        </w:rPr>
        <w:t>???</w:t>
      </w:r>
      <w:proofErr w:type="gramEnd"/>
    </w:p>
    <w:p w14:paraId="240B22D3" w14:textId="5313D2EA" w:rsidR="006D5128" w:rsidRPr="00810775" w:rsidRDefault="006D5128" w:rsidP="008F30EB">
      <w:pPr>
        <w:jc w:val="both"/>
        <w:rPr>
          <w:rFonts w:ascii="Roboto" w:hAnsi="Roboto"/>
          <w:b/>
          <w:bCs/>
        </w:rPr>
      </w:pPr>
      <w:r w:rsidRPr="00810775">
        <w:rPr>
          <w:rFonts w:ascii="Roboto" w:hAnsi="Roboto"/>
          <w:b/>
          <w:bCs/>
        </w:rPr>
        <w:t>Resources</w:t>
      </w:r>
      <w:proofErr w:type="gramStart"/>
      <w:r w:rsidRPr="00810775">
        <w:rPr>
          <w:rFonts w:ascii="Roboto" w:hAnsi="Roboto"/>
          <w:b/>
          <w:bCs/>
        </w:rPr>
        <w:t>:</w:t>
      </w:r>
      <w:r w:rsidR="00ED4E6C" w:rsidRPr="00810775">
        <w:rPr>
          <w:rFonts w:ascii="Roboto" w:hAnsi="Roboto"/>
          <w:b/>
          <w:bCs/>
        </w:rPr>
        <w:t xml:space="preserve"> </w:t>
      </w:r>
      <w:r w:rsidR="00FD6BD0" w:rsidRPr="00810775">
        <w:rPr>
          <w:rFonts w:ascii="Roboto" w:hAnsi="Roboto"/>
          <w:b/>
          <w:bCs/>
        </w:rPr>
        <w:t>???</w:t>
      </w:r>
      <w:proofErr w:type="gramEnd"/>
    </w:p>
    <w:p w14:paraId="2E0C20DA" w14:textId="7C4FE299" w:rsidR="00F464CB" w:rsidRPr="00810775" w:rsidRDefault="00F464CB" w:rsidP="008F30EB">
      <w:pPr>
        <w:jc w:val="both"/>
        <w:rPr>
          <w:rFonts w:ascii="Roboto" w:hAnsi="Roboto"/>
        </w:rPr>
      </w:pPr>
      <w:r w:rsidRPr="00810775">
        <w:rPr>
          <w:rFonts w:ascii="Roboto" w:hAnsi="Roboto"/>
          <w:highlight w:val="yellow"/>
        </w:rPr>
        <w:t xml:space="preserve">Note, </w:t>
      </w:r>
      <w:r w:rsidR="00CE11C0" w:rsidRPr="00810775">
        <w:rPr>
          <w:rFonts w:ascii="Roboto" w:hAnsi="Roboto"/>
          <w:highlight w:val="yellow"/>
        </w:rPr>
        <w:t xml:space="preserve">there is a case study / visualization exercise based on a CLEWs model of 2013 that is hosted in the UN Modelling Tools for Sustainable Development Policies website. Do we want to add any reference here? </w:t>
      </w:r>
      <w:hyperlink r:id="rId19" w:history="1">
        <w:r w:rsidR="00CE11C0" w:rsidRPr="00810775">
          <w:rPr>
            <w:rStyle w:val="Hyperlink"/>
            <w:rFonts w:ascii="Roboto" w:hAnsi="Roboto"/>
            <w:highlight w:val="yellow"/>
          </w:rPr>
          <w:t>https://un-modelling.github.io/clews-mauritius-presentation/</w:t>
        </w:r>
      </w:hyperlink>
      <w:r w:rsidR="00CE11C0" w:rsidRPr="00810775">
        <w:rPr>
          <w:rFonts w:ascii="Roboto" w:hAnsi="Roboto"/>
        </w:rPr>
        <w:t xml:space="preserve"> </w:t>
      </w:r>
    </w:p>
    <w:p w14:paraId="1ECA7569" w14:textId="77777777" w:rsidR="003028E9" w:rsidRPr="00810775" w:rsidRDefault="003028E9" w:rsidP="003028E9">
      <w:pPr>
        <w:pStyle w:val="Heading1"/>
        <w:jc w:val="both"/>
        <w:rPr>
          <w:rFonts w:ascii="Roboto" w:hAnsi="Roboto"/>
          <w:b/>
          <w:bCs/>
          <w:color w:val="auto"/>
          <w:sz w:val="24"/>
          <w:szCs w:val="24"/>
        </w:rPr>
      </w:pPr>
      <w:r w:rsidRPr="00810775">
        <w:rPr>
          <w:rFonts w:ascii="Roboto" w:hAnsi="Roboto"/>
          <w:b/>
          <w:bCs/>
          <w:color w:val="auto"/>
          <w:sz w:val="24"/>
          <w:szCs w:val="24"/>
        </w:rPr>
        <w:t xml:space="preserve">Tools: </w:t>
      </w:r>
      <w:r>
        <w:rPr>
          <w:rFonts w:ascii="Roboto" w:hAnsi="Roboto"/>
          <w:color w:val="auto"/>
          <w:sz w:val="24"/>
          <w:szCs w:val="24"/>
        </w:rPr>
        <w:t>OSeMOSYS</w:t>
      </w:r>
    </w:p>
    <w:p w14:paraId="57E246FE" w14:textId="4C4B0445" w:rsidR="003028E9" w:rsidRPr="003028E9" w:rsidRDefault="003028E9" w:rsidP="003028E9">
      <w:pPr>
        <w:pStyle w:val="Heading1"/>
        <w:jc w:val="both"/>
        <w:rPr>
          <w:rFonts w:ascii="Roboto" w:hAnsi="Roboto"/>
          <w:b/>
          <w:bCs/>
          <w:color w:val="auto"/>
          <w:sz w:val="24"/>
          <w:szCs w:val="24"/>
        </w:rPr>
      </w:pPr>
      <w:r w:rsidRPr="00810775">
        <w:rPr>
          <w:rFonts w:ascii="Roboto" w:hAnsi="Roboto"/>
          <w:b/>
          <w:bCs/>
          <w:color w:val="auto"/>
          <w:sz w:val="24"/>
          <w:szCs w:val="24"/>
        </w:rPr>
        <w:t xml:space="preserve">Stakeholders: </w:t>
      </w:r>
      <w:r w:rsidRPr="00810775">
        <w:rPr>
          <w:rFonts w:ascii="Roboto" w:hAnsi="Roboto"/>
          <w:color w:val="auto"/>
          <w:sz w:val="24"/>
          <w:szCs w:val="24"/>
        </w:rPr>
        <w:t>University of Mauritius, UN DESA, KTH, MCO Mauritius and Seychelles</w:t>
      </w:r>
    </w:p>
    <w:p w14:paraId="40D0337E" w14:textId="39ADB414" w:rsidR="006D5128" w:rsidRPr="00810775" w:rsidRDefault="006D5128" w:rsidP="008F30EB">
      <w:pPr>
        <w:jc w:val="both"/>
        <w:rPr>
          <w:rFonts w:ascii="Roboto" w:hAnsi="Roboto"/>
          <w:b/>
          <w:bCs/>
        </w:rPr>
      </w:pPr>
      <w:r w:rsidRPr="00810775">
        <w:rPr>
          <w:rFonts w:ascii="Roboto" w:hAnsi="Roboto"/>
          <w:b/>
          <w:bCs/>
        </w:rPr>
        <w:t xml:space="preserve">Tags: </w:t>
      </w:r>
      <w:r w:rsidR="00FD6BD0" w:rsidRPr="00810775">
        <w:rPr>
          <w:rFonts w:ascii="Roboto" w:hAnsi="Roboto"/>
        </w:rPr>
        <w:t>#SIDS</w:t>
      </w:r>
    </w:p>
    <w:p w14:paraId="58AB3D1C" w14:textId="638F0F1C" w:rsidR="001C792B" w:rsidRPr="00810775" w:rsidRDefault="001C792B" w:rsidP="008F30EB">
      <w:pPr>
        <w:pStyle w:val="Heading1"/>
        <w:jc w:val="both"/>
        <w:rPr>
          <w:rFonts w:ascii="Roboto" w:hAnsi="Roboto"/>
          <w:b/>
          <w:bCs/>
          <w:color w:val="auto"/>
          <w:sz w:val="48"/>
          <w:szCs w:val="48"/>
        </w:rPr>
      </w:pPr>
      <w:r w:rsidRPr="00810775">
        <w:rPr>
          <w:rFonts w:ascii="Roboto" w:hAnsi="Roboto"/>
          <w:b/>
          <w:bCs/>
          <w:color w:val="auto"/>
          <w:sz w:val="48"/>
          <w:szCs w:val="48"/>
        </w:rPr>
        <w:lastRenderedPageBreak/>
        <w:t>MEXICO</w:t>
      </w:r>
    </w:p>
    <w:p w14:paraId="3C54420D" w14:textId="7DD09235" w:rsidR="001C792B" w:rsidRDefault="001C792B" w:rsidP="008F30EB">
      <w:pPr>
        <w:pStyle w:val="Heading1"/>
        <w:jc w:val="both"/>
        <w:rPr>
          <w:rFonts w:ascii="Roboto" w:hAnsi="Roboto"/>
          <w:color w:val="auto"/>
          <w:kern w:val="0"/>
          <w:sz w:val="24"/>
          <w:szCs w:val="24"/>
        </w:rPr>
      </w:pPr>
      <w:r w:rsidRPr="00810775">
        <w:rPr>
          <w:rFonts w:ascii="Roboto" w:hAnsi="Roboto"/>
          <w:b/>
          <w:bCs/>
          <w:color w:val="auto"/>
          <w:kern w:val="0"/>
          <w:sz w:val="24"/>
          <w:szCs w:val="24"/>
        </w:rPr>
        <w:t>When:</w:t>
      </w:r>
      <w:r w:rsidRPr="00810775">
        <w:rPr>
          <w:rFonts w:ascii="Roboto" w:hAnsi="Roboto"/>
          <w:color w:val="auto"/>
          <w:kern w:val="0"/>
          <w:sz w:val="24"/>
          <w:szCs w:val="24"/>
        </w:rPr>
        <w:t> 2017–20</w:t>
      </w:r>
      <w:r w:rsidR="00575597" w:rsidRPr="00810775">
        <w:rPr>
          <w:rFonts w:ascii="Roboto" w:hAnsi="Roboto"/>
          <w:color w:val="auto"/>
          <w:kern w:val="0"/>
          <w:sz w:val="24"/>
          <w:szCs w:val="24"/>
        </w:rPr>
        <w:t>23</w:t>
      </w:r>
    </w:p>
    <w:p w14:paraId="4E8E2F31" w14:textId="77777777" w:rsidR="00B81FE1" w:rsidRDefault="00B81FE1" w:rsidP="00B81FE1">
      <w:pPr>
        <w:pStyle w:val="Heading1"/>
        <w:jc w:val="both"/>
        <w:rPr>
          <w:rFonts w:ascii="Roboto" w:hAnsi="Roboto"/>
          <w:color w:val="auto"/>
          <w:kern w:val="0"/>
          <w:sz w:val="24"/>
          <w:szCs w:val="24"/>
        </w:rPr>
      </w:pPr>
      <w:r>
        <w:rPr>
          <w:rFonts w:ascii="Roboto" w:hAnsi="Roboto"/>
          <w:b/>
          <w:bCs/>
          <w:color w:val="auto"/>
          <w:kern w:val="0"/>
          <w:sz w:val="24"/>
          <w:szCs w:val="24"/>
        </w:rPr>
        <w:t>Purpose</w:t>
      </w:r>
      <w:r w:rsidRPr="00810775">
        <w:rPr>
          <w:rFonts w:ascii="Roboto" w:hAnsi="Roboto"/>
          <w:b/>
          <w:bCs/>
          <w:color w:val="auto"/>
          <w:kern w:val="0"/>
          <w:sz w:val="24"/>
          <w:szCs w:val="24"/>
        </w:rPr>
        <w:t xml:space="preserve">: </w:t>
      </w:r>
      <w:r w:rsidRPr="00810775">
        <w:rPr>
          <w:rFonts w:ascii="Roboto" w:hAnsi="Roboto"/>
          <w:color w:val="auto"/>
          <w:kern w:val="0"/>
          <w:sz w:val="24"/>
          <w:szCs w:val="24"/>
        </w:rPr>
        <w:t xml:space="preserve">The project was structured around three CLEWs components, developed at different stages and with different partners: </w:t>
      </w:r>
    </w:p>
    <w:p w14:paraId="297D457A" w14:textId="77777777" w:rsidR="00B81FE1" w:rsidRDefault="00B81FE1" w:rsidP="00B81FE1">
      <w:pPr>
        <w:pStyle w:val="Heading1"/>
        <w:spacing w:before="0"/>
        <w:jc w:val="both"/>
        <w:rPr>
          <w:rFonts w:ascii="Roboto" w:hAnsi="Roboto"/>
          <w:color w:val="auto"/>
          <w:kern w:val="0"/>
          <w:sz w:val="24"/>
          <w:szCs w:val="24"/>
        </w:rPr>
      </w:pPr>
      <w:r w:rsidRPr="00810775">
        <w:rPr>
          <w:rFonts w:ascii="Roboto" w:hAnsi="Roboto"/>
          <w:color w:val="auto"/>
          <w:kern w:val="0"/>
          <w:sz w:val="24"/>
          <w:szCs w:val="24"/>
        </w:rPr>
        <w:t xml:space="preserve">(1) rational </w:t>
      </w:r>
      <w:r w:rsidRPr="00B81FE1">
        <w:rPr>
          <w:rFonts w:ascii="Roboto" w:hAnsi="Roboto"/>
          <w:b/>
          <w:bCs/>
          <w:color w:val="auto"/>
          <w:kern w:val="0"/>
          <w:sz w:val="24"/>
          <w:szCs w:val="24"/>
        </w:rPr>
        <w:t>water planning</w:t>
      </w:r>
      <w:r w:rsidRPr="00810775">
        <w:rPr>
          <w:rFonts w:ascii="Roboto" w:hAnsi="Roboto"/>
          <w:color w:val="auto"/>
          <w:kern w:val="0"/>
          <w:sz w:val="24"/>
          <w:szCs w:val="24"/>
        </w:rPr>
        <w:t xml:space="preserve"> in central Mexico using the WEAP model</w:t>
      </w:r>
    </w:p>
    <w:p w14:paraId="6E869C2D" w14:textId="68F49C48" w:rsidR="00B81FE1" w:rsidRDefault="00B81FE1" w:rsidP="00B81FE1">
      <w:pPr>
        <w:pStyle w:val="Heading1"/>
        <w:spacing w:before="0"/>
        <w:jc w:val="both"/>
        <w:rPr>
          <w:rFonts w:ascii="Roboto" w:hAnsi="Roboto"/>
          <w:color w:val="auto"/>
          <w:kern w:val="0"/>
          <w:sz w:val="24"/>
          <w:szCs w:val="24"/>
        </w:rPr>
      </w:pPr>
      <w:r w:rsidRPr="00810775">
        <w:rPr>
          <w:rFonts w:ascii="Roboto" w:hAnsi="Roboto"/>
          <w:color w:val="auto"/>
          <w:kern w:val="0"/>
          <w:sz w:val="24"/>
          <w:szCs w:val="24"/>
        </w:rPr>
        <w:t xml:space="preserve">(2) assessment of the potential of Mexico’s </w:t>
      </w:r>
      <w:r w:rsidRPr="00B81FE1">
        <w:rPr>
          <w:rFonts w:ascii="Roboto" w:hAnsi="Roboto"/>
          <w:b/>
          <w:bCs/>
          <w:color w:val="auto"/>
          <w:kern w:val="0"/>
          <w:sz w:val="24"/>
          <w:szCs w:val="24"/>
        </w:rPr>
        <w:t>main crops and their water requirements</w:t>
      </w:r>
      <w:r w:rsidRPr="00810775">
        <w:rPr>
          <w:rFonts w:ascii="Roboto" w:hAnsi="Roboto"/>
          <w:color w:val="auto"/>
          <w:kern w:val="0"/>
          <w:sz w:val="24"/>
          <w:szCs w:val="24"/>
        </w:rPr>
        <w:t xml:space="preserve"> </w:t>
      </w:r>
      <w:r w:rsidRPr="00B81FE1">
        <w:rPr>
          <w:rFonts w:ascii="Roboto" w:hAnsi="Roboto"/>
          <w:b/>
          <w:bCs/>
          <w:color w:val="auto"/>
          <w:kern w:val="0"/>
          <w:sz w:val="24"/>
          <w:szCs w:val="24"/>
        </w:rPr>
        <w:t>under current &amp; future climate scenarios</w:t>
      </w:r>
      <w:r w:rsidRPr="00810775">
        <w:rPr>
          <w:rFonts w:ascii="Roboto" w:hAnsi="Roboto"/>
          <w:color w:val="auto"/>
          <w:kern w:val="0"/>
          <w:sz w:val="24"/>
          <w:szCs w:val="24"/>
        </w:rPr>
        <w:t xml:space="preserve"> using the AEZ model</w:t>
      </w:r>
    </w:p>
    <w:p w14:paraId="4C2EF285" w14:textId="749315B8" w:rsidR="00B81FE1" w:rsidRPr="00B81FE1" w:rsidRDefault="00B81FE1" w:rsidP="00B81FE1">
      <w:pPr>
        <w:pStyle w:val="Heading1"/>
        <w:spacing w:before="0"/>
        <w:jc w:val="both"/>
        <w:rPr>
          <w:rFonts w:ascii="Roboto" w:hAnsi="Roboto"/>
          <w:color w:val="auto"/>
          <w:kern w:val="0"/>
          <w:sz w:val="24"/>
          <w:szCs w:val="24"/>
        </w:rPr>
      </w:pPr>
      <w:r w:rsidRPr="00810775">
        <w:rPr>
          <w:rFonts w:ascii="Roboto" w:hAnsi="Roboto"/>
          <w:color w:val="auto"/>
          <w:kern w:val="0"/>
          <w:sz w:val="24"/>
          <w:szCs w:val="24"/>
        </w:rPr>
        <w:t xml:space="preserve">(3) </w:t>
      </w:r>
      <w:r>
        <w:rPr>
          <w:rFonts w:ascii="Roboto" w:hAnsi="Roboto"/>
          <w:color w:val="auto"/>
          <w:kern w:val="0"/>
          <w:sz w:val="24"/>
          <w:szCs w:val="24"/>
        </w:rPr>
        <w:t xml:space="preserve">pathway analysis </w:t>
      </w:r>
      <w:r w:rsidRPr="00810775">
        <w:rPr>
          <w:rFonts w:ascii="Roboto" w:hAnsi="Roboto"/>
          <w:color w:val="auto"/>
          <w:kern w:val="0"/>
          <w:sz w:val="24"/>
          <w:szCs w:val="24"/>
        </w:rPr>
        <w:t xml:space="preserve">for </w:t>
      </w:r>
      <w:r w:rsidRPr="00B81FE1">
        <w:rPr>
          <w:rFonts w:ascii="Roboto" w:hAnsi="Roboto"/>
          <w:b/>
          <w:bCs/>
          <w:color w:val="auto"/>
          <w:kern w:val="0"/>
          <w:sz w:val="24"/>
          <w:szCs w:val="24"/>
        </w:rPr>
        <w:t>renewable energy transitions</w:t>
      </w:r>
      <w:r w:rsidRPr="00810775">
        <w:rPr>
          <w:rFonts w:ascii="Roboto" w:hAnsi="Roboto"/>
          <w:color w:val="auto"/>
          <w:kern w:val="0"/>
          <w:sz w:val="24"/>
          <w:szCs w:val="24"/>
        </w:rPr>
        <w:t xml:space="preserve"> </w:t>
      </w:r>
      <w:r>
        <w:rPr>
          <w:rFonts w:ascii="Roboto" w:hAnsi="Roboto"/>
          <w:color w:val="auto"/>
          <w:kern w:val="0"/>
          <w:sz w:val="24"/>
          <w:szCs w:val="24"/>
        </w:rPr>
        <w:t>using the</w:t>
      </w:r>
      <w:r w:rsidRPr="00810775">
        <w:rPr>
          <w:rFonts w:ascii="Roboto" w:hAnsi="Roboto"/>
          <w:color w:val="auto"/>
          <w:kern w:val="0"/>
          <w:sz w:val="24"/>
          <w:szCs w:val="24"/>
        </w:rPr>
        <w:t xml:space="preserve"> </w:t>
      </w:r>
      <w:proofErr w:type="spellStart"/>
      <w:r w:rsidRPr="00810775">
        <w:rPr>
          <w:rFonts w:ascii="Roboto" w:hAnsi="Roboto"/>
          <w:color w:val="auto"/>
          <w:kern w:val="0"/>
          <w:sz w:val="24"/>
          <w:szCs w:val="24"/>
        </w:rPr>
        <w:t>OSeMOSYS</w:t>
      </w:r>
      <w:proofErr w:type="spellEnd"/>
      <w:r w:rsidRPr="00810775">
        <w:rPr>
          <w:rFonts w:ascii="Roboto" w:hAnsi="Roboto"/>
          <w:color w:val="auto"/>
          <w:kern w:val="0"/>
          <w:sz w:val="24"/>
          <w:szCs w:val="24"/>
        </w:rPr>
        <w:t xml:space="preserve"> </w:t>
      </w:r>
      <w:r>
        <w:rPr>
          <w:rFonts w:ascii="Roboto" w:hAnsi="Roboto"/>
          <w:color w:val="auto"/>
          <w:kern w:val="0"/>
          <w:sz w:val="24"/>
          <w:szCs w:val="24"/>
        </w:rPr>
        <w:t>model</w:t>
      </w:r>
    </w:p>
    <w:p w14:paraId="60941FF0" w14:textId="67B0FA31" w:rsidR="001C792B" w:rsidRPr="00810775" w:rsidRDefault="001C792B" w:rsidP="008F30EB">
      <w:pPr>
        <w:pStyle w:val="Heading1"/>
        <w:jc w:val="both"/>
        <w:rPr>
          <w:rFonts w:ascii="Roboto" w:hAnsi="Roboto"/>
          <w:color w:val="auto"/>
          <w:kern w:val="0"/>
          <w:sz w:val="24"/>
          <w:szCs w:val="24"/>
        </w:rPr>
      </w:pPr>
      <w:r w:rsidRPr="00810775">
        <w:rPr>
          <w:rFonts w:ascii="Roboto" w:hAnsi="Roboto"/>
          <w:b/>
          <w:bCs/>
          <w:color w:val="auto"/>
          <w:kern w:val="0"/>
          <w:sz w:val="24"/>
          <w:szCs w:val="24"/>
        </w:rPr>
        <w:t>Context:</w:t>
      </w:r>
      <w:r w:rsidRPr="00810775">
        <w:rPr>
          <w:rFonts w:ascii="Roboto" w:hAnsi="Roboto"/>
          <w:color w:val="auto"/>
          <w:kern w:val="0"/>
          <w:sz w:val="24"/>
          <w:szCs w:val="24"/>
        </w:rPr>
        <w:t xml:space="preserve">  As a developing country with moderate levels of emissions, Mexico has made a commitment to redress climate change and move towards sustainable development, including by passing a General Climate Change Law. Following </w:t>
      </w:r>
      <w:r w:rsidR="00C678E6">
        <w:rPr>
          <w:rFonts w:ascii="Roboto" w:hAnsi="Roboto"/>
          <w:color w:val="auto"/>
          <w:kern w:val="0"/>
          <w:sz w:val="24"/>
          <w:szCs w:val="24"/>
        </w:rPr>
        <w:t>the</w:t>
      </w:r>
      <w:r w:rsidRPr="00810775">
        <w:rPr>
          <w:rFonts w:ascii="Roboto" w:hAnsi="Roboto"/>
          <w:color w:val="auto"/>
          <w:kern w:val="0"/>
          <w:sz w:val="24"/>
          <w:szCs w:val="24"/>
        </w:rPr>
        <w:t xml:space="preserve"> ratification of the Paris Agreement, the finance &amp; environment ministries requested support to build capacities in the use of modelling tools &amp; integrated assessment methodologies to address interlinkages &amp; trade-offs among goals, priorities, and sectoral policies.</w:t>
      </w:r>
    </w:p>
    <w:p w14:paraId="4ED5758F" w14:textId="77777777" w:rsidR="00C678E6" w:rsidRDefault="00857BA3" w:rsidP="008F30EB">
      <w:pPr>
        <w:pStyle w:val="Heading1"/>
        <w:jc w:val="both"/>
        <w:rPr>
          <w:rFonts w:ascii="Roboto" w:hAnsi="Roboto"/>
          <w:color w:val="auto"/>
          <w:kern w:val="0"/>
          <w:sz w:val="24"/>
          <w:szCs w:val="24"/>
        </w:rPr>
      </w:pPr>
      <w:r w:rsidRPr="00810775">
        <w:rPr>
          <w:rFonts w:ascii="Roboto" w:hAnsi="Roboto"/>
          <w:b/>
          <w:bCs/>
          <w:color w:val="auto"/>
          <w:kern w:val="0"/>
          <w:sz w:val="24"/>
          <w:szCs w:val="24"/>
        </w:rPr>
        <w:t>Key insights:</w:t>
      </w:r>
      <w:r w:rsidRPr="00810775">
        <w:rPr>
          <w:rFonts w:ascii="Roboto" w:hAnsi="Roboto"/>
          <w:color w:val="auto"/>
          <w:kern w:val="0"/>
          <w:sz w:val="24"/>
          <w:szCs w:val="24"/>
        </w:rPr>
        <w:t xml:space="preserve"> </w:t>
      </w:r>
    </w:p>
    <w:p w14:paraId="33663BC8" w14:textId="00816176" w:rsidR="0057357E" w:rsidRPr="00810775" w:rsidRDefault="00CF3525" w:rsidP="00C678E6">
      <w:pPr>
        <w:pStyle w:val="Heading1"/>
        <w:numPr>
          <w:ilvl w:val="0"/>
          <w:numId w:val="22"/>
        </w:numPr>
        <w:spacing w:before="0"/>
        <w:jc w:val="both"/>
        <w:rPr>
          <w:rFonts w:ascii="Roboto" w:hAnsi="Roboto"/>
          <w:color w:val="auto"/>
          <w:kern w:val="0"/>
          <w:sz w:val="24"/>
          <w:szCs w:val="24"/>
        </w:rPr>
      </w:pPr>
      <w:r w:rsidRPr="00810775">
        <w:rPr>
          <w:rFonts w:ascii="Roboto" w:hAnsi="Roboto"/>
          <w:color w:val="auto"/>
          <w:kern w:val="0"/>
          <w:sz w:val="24"/>
          <w:szCs w:val="24"/>
        </w:rPr>
        <w:t xml:space="preserve">The </w:t>
      </w:r>
      <w:r w:rsidR="00C678E6">
        <w:rPr>
          <w:rFonts w:ascii="Roboto" w:hAnsi="Roboto"/>
          <w:color w:val="auto"/>
          <w:kern w:val="0"/>
          <w:sz w:val="24"/>
          <w:szCs w:val="24"/>
        </w:rPr>
        <w:t>agricultural</w:t>
      </w:r>
      <w:r w:rsidRPr="00810775">
        <w:rPr>
          <w:rFonts w:ascii="Roboto" w:hAnsi="Roboto"/>
          <w:color w:val="auto"/>
          <w:kern w:val="0"/>
          <w:sz w:val="24"/>
          <w:szCs w:val="24"/>
        </w:rPr>
        <w:t xml:space="preserve"> analysis </w:t>
      </w:r>
      <w:r w:rsidR="00C678E6">
        <w:rPr>
          <w:rFonts w:ascii="Roboto" w:hAnsi="Roboto"/>
          <w:color w:val="auto"/>
          <w:kern w:val="0"/>
          <w:sz w:val="24"/>
          <w:szCs w:val="24"/>
        </w:rPr>
        <w:t>showed</w:t>
      </w:r>
      <w:r w:rsidRPr="00810775">
        <w:rPr>
          <w:rFonts w:ascii="Roboto" w:hAnsi="Roboto"/>
          <w:color w:val="auto"/>
          <w:kern w:val="0"/>
          <w:sz w:val="24"/>
          <w:szCs w:val="24"/>
        </w:rPr>
        <w:t xml:space="preserve"> </w:t>
      </w:r>
      <w:r w:rsidR="00C678E6">
        <w:rPr>
          <w:rFonts w:ascii="Roboto" w:hAnsi="Roboto"/>
          <w:color w:val="auto"/>
          <w:kern w:val="0"/>
          <w:sz w:val="24"/>
          <w:szCs w:val="24"/>
        </w:rPr>
        <w:t>the potential impacts</w:t>
      </w:r>
      <w:r w:rsidRPr="00810775">
        <w:rPr>
          <w:rFonts w:ascii="Roboto" w:hAnsi="Roboto"/>
          <w:color w:val="auto"/>
          <w:kern w:val="0"/>
          <w:sz w:val="24"/>
          <w:szCs w:val="24"/>
        </w:rPr>
        <w:t xml:space="preserve"> climate change </w:t>
      </w:r>
      <w:r w:rsidR="00C678E6">
        <w:rPr>
          <w:rFonts w:ascii="Roboto" w:hAnsi="Roboto"/>
          <w:color w:val="auto"/>
          <w:kern w:val="0"/>
          <w:sz w:val="24"/>
          <w:szCs w:val="24"/>
        </w:rPr>
        <w:t xml:space="preserve">on </w:t>
      </w:r>
      <w:r w:rsidRPr="00810775">
        <w:rPr>
          <w:rFonts w:ascii="Roboto" w:hAnsi="Roboto"/>
          <w:color w:val="auto"/>
          <w:kern w:val="0"/>
          <w:sz w:val="24"/>
          <w:szCs w:val="24"/>
        </w:rPr>
        <w:t xml:space="preserve">crop suitability, yields, and water requirements across regions, </w:t>
      </w:r>
      <w:r w:rsidR="00C678E6">
        <w:rPr>
          <w:rFonts w:ascii="Roboto" w:hAnsi="Roboto"/>
          <w:color w:val="auto"/>
          <w:kern w:val="0"/>
          <w:sz w:val="24"/>
          <w:szCs w:val="24"/>
        </w:rPr>
        <w:t xml:space="preserve">highlighting the </w:t>
      </w:r>
      <w:r w:rsidRPr="00C678E6">
        <w:rPr>
          <w:rFonts w:ascii="Roboto" w:hAnsi="Roboto"/>
          <w:b/>
          <w:bCs/>
          <w:color w:val="auto"/>
          <w:kern w:val="0"/>
          <w:sz w:val="24"/>
          <w:szCs w:val="24"/>
        </w:rPr>
        <w:t xml:space="preserve">increased vulnerability in water-scarce </w:t>
      </w:r>
      <w:r w:rsidR="00C678E6" w:rsidRPr="00C678E6">
        <w:rPr>
          <w:rFonts w:ascii="Roboto" w:hAnsi="Roboto"/>
          <w:b/>
          <w:bCs/>
          <w:color w:val="auto"/>
          <w:kern w:val="0"/>
          <w:sz w:val="24"/>
          <w:szCs w:val="24"/>
        </w:rPr>
        <w:t>&amp;</w:t>
      </w:r>
      <w:r w:rsidRPr="00C678E6">
        <w:rPr>
          <w:rFonts w:ascii="Roboto" w:hAnsi="Roboto"/>
          <w:b/>
          <w:bCs/>
          <w:color w:val="auto"/>
          <w:kern w:val="0"/>
          <w:sz w:val="24"/>
          <w:szCs w:val="24"/>
        </w:rPr>
        <w:t xml:space="preserve"> temperature-sensitive areas</w:t>
      </w:r>
      <w:r w:rsidRPr="00810775">
        <w:rPr>
          <w:rFonts w:ascii="Roboto" w:hAnsi="Roboto"/>
          <w:color w:val="auto"/>
          <w:kern w:val="0"/>
          <w:sz w:val="24"/>
          <w:szCs w:val="24"/>
        </w:rPr>
        <w:t xml:space="preserve">. </w:t>
      </w:r>
    </w:p>
    <w:p w14:paraId="2DB641EF" w14:textId="53780D98" w:rsidR="0057357E" w:rsidRPr="00810775" w:rsidRDefault="00030F97" w:rsidP="008F30EB">
      <w:pPr>
        <w:pStyle w:val="Heading1"/>
        <w:jc w:val="both"/>
        <w:rPr>
          <w:rFonts w:ascii="Roboto" w:hAnsi="Roboto"/>
          <w:color w:val="auto"/>
          <w:kern w:val="0"/>
          <w:sz w:val="24"/>
          <w:szCs w:val="24"/>
        </w:rPr>
      </w:pPr>
      <w:r w:rsidRPr="00810775">
        <w:rPr>
          <w:rFonts w:ascii="Roboto" w:hAnsi="Roboto"/>
          <w:noProof/>
          <w:color w:val="auto"/>
          <w:kern w:val="0"/>
          <w:sz w:val="24"/>
          <w:szCs w:val="24"/>
        </w:rPr>
        <w:lastRenderedPageBreak/>
        <w:drawing>
          <wp:inline distT="0" distB="0" distL="0" distR="0" wp14:anchorId="3FAE7482" wp14:editId="5BAF260F">
            <wp:extent cx="4985502" cy="3733800"/>
            <wp:effectExtent l="0" t="0" r="5715" b="0"/>
            <wp:docPr id="1613723589" name="Picture 1" descr="The image depicts a map showing the projected average maize yield potential across different regions, comparing historical data with future scenarios for 2050 under two climate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3589" name="Picture 1" descr="The image depicts a map showing the projected average maize yield potential across different regions, comparing historical data with future scenarios for 2050 under two climate models.&#10;&#10;AI-generated content may be incorrect."/>
                    <pic:cNvPicPr/>
                  </pic:nvPicPr>
                  <pic:blipFill>
                    <a:blip r:embed="rId20"/>
                    <a:stretch>
                      <a:fillRect/>
                    </a:stretch>
                  </pic:blipFill>
                  <pic:spPr>
                    <a:xfrm>
                      <a:off x="0" y="0"/>
                      <a:ext cx="4993276" cy="3739622"/>
                    </a:xfrm>
                    <a:prstGeom prst="rect">
                      <a:avLst/>
                    </a:prstGeom>
                  </pic:spPr>
                </pic:pic>
              </a:graphicData>
            </a:graphic>
          </wp:inline>
        </w:drawing>
      </w:r>
    </w:p>
    <w:p w14:paraId="409BCFD5" w14:textId="27E9C2C8" w:rsidR="00C678E6" w:rsidRDefault="00CF3525" w:rsidP="00C678E6">
      <w:pPr>
        <w:pStyle w:val="Heading1"/>
        <w:numPr>
          <w:ilvl w:val="0"/>
          <w:numId w:val="22"/>
        </w:numPr>
        <w:jc w:val="both"/>
        <w:rPr>
          <w:rFonts w:ascii="Roboto" w:hAnsi="Roboto"/>
          <w:color w:val="auto"/>
          <w:kern w:val="0"/>
          <w:sz w:val="24"/>
          <w:szCs w:val="24"/>
        </w:rPr>
      </w:pPr>
      <w:r w:rsidRPr="00810775">
        <w:rPr>
          <w:rFonts w:ascii="Roboto" w:hAnsi="Roboto"/>
          <w:color w:val="auto"/>
          <w:kern w:val="0"/>
          <w:sz w:val="24"/>
          <w:szCs w:val="24"/>
        </w:rPr>
        <w:t>The energy analysis showed that Mexico’s power system</w:t>
      </w:r>
      <w:r w:rsidR="00C678E6">
        <w:rPr>
          <w:rFonts w:ascii="Roboto" w:hAnsi="Roboto"/>
          <w:color w:val="auto"/>
          <w:kern w:val="0"/>
          <w:sz w:val="24"/>
          <w:szCs w:val="24"/>
        </w:rPr>
        <w:t xml:space="preserve"> (</w:t>
      </w:r>
      <w:r w:rsidRPr="00810775">
        <w:rPr>
          <w:rFonts w:ascii="Roboto" w:hAnsi="Roboto"/>
          <w:color w:val="auto"/>
          <w:kern w:val="0"/>
          <w:sz w:val="24"/>
          <w:szCs w:val="24"/>
        </w:rPr>
        <w:t>currently heavily reliant on natural gas</w:t>
      </w:r>
      <w:r w:rsidR="00C678E6">
        <w:rPr>
          <w:rFonts w:ascii="Roboto" w:hAnsi="Roboto"/>
          <w:color w:val="auto"/>
          <w:kern w:val="0"/>
          <w:sz w:val="24"/>
          <w:szCs w:val="24"/>
        </w:rPr>
        <w:t xml:space="preserve">) </w:t>
      </w:r>
      <w:r w:rsidRPr="00810775">
        <w:rPr>
          <w:rFonts w:ascii="Roboto" w:hAnsi="Roboto"/>
          <w:color w:val="auto"/>
          <w:kern w:val="0"/>
          <w:sz w:val="24"/>
          <w:szCs w:val="24"/>
        </w:rPr>
        <w:t xml:space="preserve">can </w:t>
      </w:r>
      <w:r w:rsidRPr="00C678E6">
        <w:rPr>
          <w:rFonts w:ascii="Roboto" w:hAnsi="Roboto"/>
          <w:b/>
          <w:bCs/>
          <w:color w:val="auto"/>
          <w:kern w:val="0"/>
          <w:sz w:val="24"/>
          <w:szCs w:val="24"/>
        </w:rPr>
        <w:t>transition toward a high share of renewables over the long term</w:t>
      </w:r>
      <w:r w:rsidR="00C678E6">
        <w:rPr>
          <w:rFonts w:ascii="Roboto" w:hAnsi="Roboto"/>
          <w:color w:val="auto"/>
          <w:kern w:val="0"/>
          <w:sz w:val="24"/>
          <w:szCs w:val="24"/>
        </w:rPr>
        <w:t xml:space="preserve"> thanks to </w:t>
      </w:r>
      <w:r w:rsidRPr="00810775">
        <w:rPr>
          <w:rFonts w:ascii="Roboto" w:hAnsi="Roboto"/>
          <w:color w:val="auto"/>
          <w:kern w:val="0"/>
          <w:sz w:val="24"/>
          <w:szCs w:val="24"/>
        </w:rPr>
        <w:t>declining technology costs, though with implications for investment needs and system integration.</w:t>
      </w:r>
    </w:p>
    <w:p w14:paraId="60B2C873" w14:textId="4B811BFE" w:rsidR="00B81FE1" w:rsidRPr="00810775" w:rsidRDefault="00B81FE1" w:rsidP="00B81FE1">
      <w:pPr>
        <w:pStyle w:val="Heading1"/>
        <w:jc w:val="both"/>
        <w:rPr>
          <w:rFonts w:ascii="Roboto" w:hAnsi="Roboto"/>
          <w:color w:val="auto"/>
          <w:kern w:val="0"/>
          <w:sz w:val="24"/>
          <w:szCs w:val="24"/>
        </w:rPr>
      </w:pPr>
      <w:r w:rsidRPr="00810775">
        <w:rPr>
          <w:rFonts w:ascii="Roboto" w:hAnsi="Roboto"/>
          <w:b/>
          <w:bCs/>
          <w:color w:val="auto"/>
          <w:kern w:val="0"/>
          <w:sz w:val="24"/>
          <w:szCs w:val="24"/>
        </w:rPr>
        <w:t>Tools:</w:t>
      </w:r>
      <w:r w:rsidRPr="00810775">
        <w:rPr>
          <w:rFonts w:ascii="Roboto" w:hAnsi="Roboto"/>
          <w:color w:val="auto"/>
          <w:kern w:val="0"/>
          <w:sz w:val="24"/>
          <w:szCs w:val="24"/>
        </w:rPr>
        <w:t xml:space="preserve"> Water Evaluation and Planning (WEAP), </w:t>
      </w:r>
      <w:proofErr w:type="spellStart"/>
      <w:r w:rsidRPr="00810775">
        <w:rPr>
          <w:rFonts w:ascii="Roboto" w:hAnsi="Roboto"/>
          <w:color w:val="auto"/>
          <w:kern w:val="0"/>
          <w:sz w:val="24"/>
          <w:szCs w:val="24"/>
        </w:rPr>
        <w:t>Agro</w:t>
      </w:r>
      <w:proofErr w:type="spellEnd"/>
      <w:r w:rsidRPr="00810775">
        <w:rPr>
          <w:rFonts w:ascii="Roboto" w:hAnsi="Roboto"/>
          <w:color w:val="auto"/>
          <w:kern w:val="0"/>
          <w:sz w:val="24"/>
          <w:szCs w:val="24"/>
        </w:rPr>
        <w:t xml:space="preserve">-Ecological Zones (AEZ), </w:t>
      </w:r>
      <w:proofErr w:type="gramStart"/>
      <w:r w:rsidRPr="00810775">
        <w:rPr>
          <w:rFonts w:ascii="Roboto" w:hAnsi="Roboto"/>
          <w:color w:val="auto"/>
          <w:kern w:val="0"/>
          <w:sz w:val="24"/>
          <w:szCs w:val="24"/>
        </w:rPr>
        <w:t>Open Source</w:t>
      </w:r>
      <w:proofErr w:type="gramEnd"/>
      <w:r w:rsidRPr="00810775">
        <w:rPr>
          <w:rFonts w:ascii="Roboto" w:hAnsi="Roboto"/>
          <w:color w:val="auto"/>
          <w:kern w:val="0"/>
          <w:sz w:val="24"/>
          <w:szCs w:val="24"/>
        </w:rPr>
        <w:t xml:space="preserve"> Energy </w:t>
      </w:r>
      <w:r w:rsidR="00C678E6">
        <w:rPr>
          <w:rFonts w:ascii="Roboto" w:hAnsi="Roboto"/>
          <w:color w:val="auto"/>
          <w:kern w:val="0"/>
          <w:sz w:val="24"/>
          <w:szCs w:val="24"/>
        </w:rPr>
        <w:t>M</w:t>
      </w:r>
      <w:r w:rsidRPr="00810775">
        <w:rPr>
          <w:rFonts w:ascii="Roboto" w:hAnsi="Roboto"/>
          <w:color w:val="auto"/>
          <w:kern w:val="0"/>
          <w:sz w:val="24"/>
          <w:szCs w:val="24"/>
        </w:rPr>
        <w:t>odelling Systems (</w:t>
      </w:r>
      <w:proofErr w:type="spellStart"/>
      <w:r w:rsidRPr="00810775">
        <w:rPr>
          <w:rFonts w:ascii="Roboto" w:hAnsi="Roboto"/>
          <w:color w:val="auto"/>
          <w:kern w:val="0"/>
          <w:sz w:val="24"/>
          <w:szCs w:val="24"/>
        </w:rPr>
        <w:t>OSeMOSYS</w:t>
      </w:r>
      <w:proofErr w:type="spellEnd"/>
      <w:r w:rsidRPr="00810775">
        <w:rPr>
          <w:rFonts w:ascii="Roboto" w:hAnsi="Roboto"/>
          <w:color w:val="auto"/>
          <w:kern w:val="0"/>
          <w:sz w:val="24"/>
          <w:szCs w:val="24"/>
        </w:rPr>
        <w:t xml:space="preserve">). </w:t>
      </w:r>
    </w:p>
    <w:p w14:paraId="16C6B8F8" w14:textId="4DE24D2B" w:rsidR="00B81FE1" w:rsidRPr="00C678E6" w:rsidRDefault="00B81FE1" w:rsidP="00C678E6">
      <w:pPr>
        <w:pStyle w:val="Heading1"/>
        <w:jc w:val="both"/>
        <w:rPr>
          <w:rFonts w:ascii="Roboto" w:hAnsi="Roboto"/>
          <w:color w:val="auto"/>
          <w:kern w:val="0"/>
          <w:sz w:val="24"/>
          <w:szCs w:val="24"/>
        </w:rPr>
      </w:pPr>
      <w:r w:rsidRPr="00810775">
        <w:rPr>
          <w:rFonts w:ascii="Roboto" w:hAnsi="Roboto"/>
          <w:b/>
          <w:bCs/>
          <w:color w:val="auto"/>
          <w:kern w:val="0"/>
          <w:sz w:val="24"/>
          <w:szCs w:val="24"/>
        </w:rPr>
        <w:t>Stakeholders: </w:t>
      </w:r>
      <w:r w:rsidRPr="00810775">
        <w:rPr>
          <w:rFonts w:ascii="Roboto" w:hAnsi="Roboto"/>
          <w:color w:val="auto"/>
          <w:kern w:val="0"/>
          <w:sz w:val="24"/>
          <w:szCs w:val="24"/>
        </w:rPr>
        <w:t>The Government of Mexico’s Secretary of Environment &amp; Natural Resources (SEMARNAT)</w:t>
      </w:r>
      <w:r w:rsidR="00C678E6">
        <w:rPr>
          <w:rFonts w:ascii="Roboto" w:hAnsi="Roboto"/>
          <w:color w:val="auto"/>
          <w:kern w:val="0"/>
          <w:sz w:val="24"/>
          <w:szCs w:val="24"/>
        </w:rPr>
        <w:t>,</w:t>
      </w:r>
      <w:r w:rsidRPr="00810775">
        <w:rPr>
          <w:rFonts w:ascii="Roboto" w:hAnsi="Roboto"/>
          <w:color w:val="auto"/>
          <w:kern w:val="0"/>
          <w:sz w:val="24"/>
          <w:szCs w:val="24"/>
        </w:rPr>
        <w:t xml:space="preserve"> National Institute for Ecology &amp; Climate Change (INECC), Energy Secretariat (SENER), UN DESA, UNDP, ECLAC, and IIASA</w:t>
      </w:r>
      <w:r w:rsidR="00C678E6">
        <w:rPr>
          <w:rFonts w:ascii="Roboto" w:hAnsi="Roboto"/>
          <w:color w:val="auto"/>
          <w:kern w:val="0"/>
          <w:sz w:val="24"/>
          <w:szCs w:val="24"/>
        </w:rPr>
        <w:t>.</w:t>
      </w:r>
    </w:p>
    <w:p w14:paraId="2F3C0E7F" w14:textId="4A316242" w:rsidR="00857BA3" w:rsidRPr="00810775" w:rsidRDefault="001C792B" w:rsidP="008F30EB">
      <w:pPr>
        <w:pStyle w:val="Heading1"/>
        <w:jc w:val="both"/>
        <w:rPr>
          <w:rFonts w:ascii="Roboto" w:hAnsi="Roboto"/>
          <w:color w:val="auto"/>
          <w:kern w:val="0"/>
          <w:sz w:val="24"/>
          <w:szCs w:val="24"/>
          <w:lang w:val="es-US"/>
        </w:rPr>
      </w:pPr>
      <w:proofErr w:type="spellStart"/>
      <w:r w:rsidRPr="00810775">
        <w:rPr>
          <w:rFonts w:ascii="Roboto" w:hAnsi="Roboto"/>
          <w:b/>
          <w:bCs/>
          <w:color w:val="auto"/>
          <w:kern w:val="0"/>
          <w:sz w:val="24"/>
          <w:szCs w:val="24"/>
          <w:lang w:val="es-US"/>
        </w:rPr>
        <w:t>Resources</w:t>
      </w:r>
      <w:proofErr w:type="spellEnd"/>
      <w:r w:rsidRPr="00810775">
        <w:rPr>
          <w:rFonts w:ascii="Roboto" w:hAnsi="Roboto"/>
          <w:b/>
          <w:bCs/>
          <w:color w:val="auto"/>
          <w:kern w:val="0"/>
          <w:sz w:val="24"/>
          <w:szCs w:val="24"/>
          <w:lang w:val="es-US"/>
        </w:rPr>
        <w:t>:</w:t>
      </w:r>
      <w:r w:rsidR="00B0548C" w:rsidRPr="00810775">
        <w:rPr>
          <w:rFonts w:ascii="Roboto" w:hAnsi="Roboto"/>
          <w:color w:val="auto"/>
          <w:kern w:val="0"/>
          <w:sz w:val="24"/>
          <w:szCs w:val="24"/>
          <w:lang w:val="es-US"/>
        </w:rPr>
        <w:t xml:space="preserve"> </w:t>
      </w:r>
      <w:proofErr w:type="spellStart"/>
      <w:r w:rsidRPr="00810775">
        <w:rPr>
          <w:rFonts w:ascii="Roboto" w:hAnsi="Roboto"/>
          <w:color w:val="auto"/>
          <w:kern w:val="0"/>
          <w:sz w:val="24"/>
          <w:szCs w:val="24"/>
          <w:lang w:val="es-US"/>
        </w:rPr>
        <w:t>Insert</w:t>
      </w:r>
      <w:proofErr w:type="spellEnd"/>
      <w:r w:rsidRPr="00810775">
        <w:rPr>
          <w:rFonts w:ascii="Roboto" w:hAnsi="Roboto"/>
          <w:color w:val="auto"/>
          <w:kern w:val="0"/>
          <w:sz w:val="24"/>
          <w:szCs w:val="24"/>
          <w:lang w:val="es-US"/>
        </w:rPr>
        <w:t xml:space="preserve"> [Reporte preliminar de avances en la </w:t>
      </w:r>
      <w:proofErr w:type="spellStart"/>
      <w:r w:rsidRPr="00810775">
        <w:rPr>
          <w:rFonts w:ascii="Roboto" w:hAnsi="Roboto"/>
          <w:color w:val="auto"/>
          <w:kern w:val="0"/>
          <w:sz w:val="24"/>
          <w:szCs w:val="24"/>
          <w:lang w:val="es-US"/>
        </w:rPr>
        <w:t>modelación</w:t>
      </w:r>
      <w:proofErr w:type="spellEnd"/>
      <w:r w:rsidRPr="00810775">
        <w:rPr>
          <w:rFonts w:ascii="Roboto" w:hAnsi="Roboto"/>
          <w:color w:val="auto"/>
          <w:kern w:val="0"/>
          <w:sz w:val="24"/>
          <w:szCs w:val="24"/>
          <w:lang w:val="es-US"/>
        </w:rPr>
        <w:t xml:space="preserve"> WEAP para el desarrollo de </w:t>
      </w:r>
      <w:proofErr w:type="spellStart"/>
      <w:r w:rsidRPr="00810775">
        <w:rPr>
          <w:rFonts w:ascii="Roboto" w:hAnsi="Roboto"/>
          <w:color w:val="auto"/>
          <w:kern w:val="0"/>
          <w:sz w:val="24"/>
          <w:szCs w:val="24"/>
          <w:lang w:val="es-US"/>
        </w:rPr>
        <w:t>políticas</w:t>
      </w:r>
      <w:proofErr w:type="spellEnd"/>
      <w:r w:rsidRPr="00810775">
        <w:rPr>
          <w:rFonts w:ascii="Roboto" w:hAnsi="Roboto"/>
          <w:color w:val="auto"/>
          <w:kern w:val="0"/>
          <w:sz w:val="24"/>
          <w:szCs w:val="24"/>
          <w:lang w:val="es-US"/>
        </w:rPr>
        <w:t xml:space="preserve"> sustentables en la </w:t>
      </w:r>
      <w:proofErr w:type="spellStart"/>
      <w:r w:rsidRPr="00810775">
        <w:rPr>
          <w:rFonts w:ascii="Roboto" w:hAnsi="Roboto"/>
          <w:color w:val="auto"/>
          <w:kern w:val="0"/>
          <w:sz w:val="24"/>
          <w:szCs w:val="24"/>
          <w:lang w:val="es-US"/>
        </w:rPr>
        <w:t>región</w:t>
      </w:r>
      <w:proofErr w:type="spellEnd"/>
      <w:r w:rsidRPr="00810775">
        <w:rPr>
          <w:rFonts w:ascii="Roboto" w:hAnsi="Roboto"/>
          <w:color w:val="auto"/>
          <w:kern w:val="0"/>
          <w:sz w:val="24"/>
          <w:szCs w:val="24"/>
          <w:lang w:val="es-US"/>
        </w:rPr>
        <w:t xml:space="preserve"> central de México.pdf]</w:t>
      </w:r>
      <w:r w:rsidR="00914B45" w:rsidRPr="00810775">
        <w:rPr>
          <w:rFonts w:ascii="Roboto" w:hAnsi="Roboto"/>
          <w:color w:val="auto"/>
          <w:kern w:val="0"/>
          <w:sz w:val="24"/>
          <w:szCs w:val="24"/>
          <w:lang w:val="es-US"/>
        </w:rPr>
        <w:t xml:space="preserve"> / </w:t>
      </w:r>
      <w:r w:rsidR="00893A35" w:rsidRPr="00810775">
        <w:rPr>
          <w:rFonts w:ascii="Roboto" w:hAnsi="Roboto"/>
          <w:color w:val="auto"/>
          <w:kern w:val="0"/>
          <w:sz w:val="24"/>
          <w:szCs w:val="24"/>
          <w:lang w:val="es-ES"/>
        </w:rPr>
        <w:t>AEZ</w:t>
      </w:r>
      <w:r w:rsidR="0041285F" w:rsidRPr="00810775">
        <w:rPr>
          <w:rFonts w:ascii="Roboto" w:hAnsi="Roboto"/>
          <w:color w:val="auto"/>
          <w:kern w:val="0"/>
          <w:sz w:val="24"/>
          <w:szCs w:val="24"/>
          <w:lang w:val="es-ES"/>
        </w:rPr>
        <w:t xml:space="preserve"> </w:t>
      </w:r>
      <w:proofErr w:type="spellStart"/>
      <w:r w:rsidR="0041285F" w:rsidRPr="00810775">
        <w:rPr>
          <w:rFonts w:ascii="Roboto" w:hAnsi="Roboto"/>
          <w:color w:val="auto"/>
          <w:kern w:val="0"/>
          <w:sz w:val="24"/>
          <w:szCs w:val="24"/>
          <w:lang w:val="es-ES"/>
        </w:rPr>
        <w:t>Report</w:t>
      </w:r>
      <w:proofErr w:type="spellEnd"/>
      <w:r w:rsidR="0041285F" w:rsidRPr="00810775">
        <w:rPr>
          <w:rFonts w:ascii="Roboto" w:hAnsi="Roboto"/>
          <w:color w:val="auto"/>
          <w:kern w:val="0"/>
          <w:sz w:val="24"/>
          <w:szCs w:val="24"/>
          <w:lang w:val="es-ES"/>
        </w:rPr>
        <w:t xml:space="preserve">? </w:t>
      </w:r>
    </w:p>
    <w:p w14:paraId="328ED581" w14:textId="61D8F981" w:rsidR="00255E09" w:rsidRPr="00810775" w:rsidRDefault="00255E09" w:rsidP="008F30EB">
      <w:pPr>
        <w:spacing w:before="100" w:beforeAutospacing="1" w:after="100" w:afterAutospacing="1" w:line="240" w:lineRule="auto"/>
        <w:jc w:val="both"/>
        <w:rPr>
          <w:rFonts w:ascii="Roboto" w:eastAsia="Times New Roman" w:hAnsi="Roboto" w:cs="Times New Roman"/>
          <w:b/>
          <w:bCs/>
          <w:kern w:val="0"/>
          <w14:ligatures w14:val="none"/>
        </w:rPr>
      </w:pPr>
      <w:r w:rsidRPr="00810775">
        <w:rPr>
          <w:rFonts w:ascii="Roboto" w:eastAsia="Times New Roman" w:hAnsi="Roboto" w:cs="Times New Roman"/>
          <w:b/>
          <w:bCs/>
          <w:kern w:val="0"/>
          <w14:ligatures w14:val="none"/>
        </w:rPr>
        <w:t xml:space="preserve">Topics/tags: </w:t>
      </w:r>
      <w:r w:rsidR="00B81FE1">
        <w:rPr>
          <w:rFonts w:ascii="Roboto" w:eastAsia="Times New Roman" w:hAnsi="Roboto" w:cs="Times New Roman"/>
          <w:b/>
          <w:bCs/>
          <w:kern w:val="0"/>
          <w14:ligatures w14:val="none"/>
        </w:rPr>
        <w:t>#</w:t>
      </w:r>
      <w:r w:rsidRPr="00810775">
        <w:rPr>
          <w:rFonts w:ascii="Roboto" w:eastAsia="Times New Roman" w:hAnsi="Roboto" w:cs="Times New Roman"/>
          <w:kern w:val="0"/>
          <w14:ligatures w14:val="none"/>
        </w:rPr>
        <w:t>Renewable</w:t>
      </w:r>
      <w:r w:rsidR="00B81FE1">
        <w:rPr>
          <w:rFonts w:ascii="Roboto" w:eastAsia="Times New Roman" w:hAnsi="Roboto" w:cs="Times New Roman"/>
          <w:kern w:val="0"/>
          <w14:ligatures w14:val="none"/>
        </w:rPr>
        <w:t>E</w:t>
      </w:r>
      <w:r w:rsidRPr="00810775">
        <w:rPr>
          <w:rFonts w:ascii="Roboto" w:eastAsia="Times New Roman" w:hAnsi="Roboto" w:cs="Times New Roman"/>
          <w:kern w:val="0"/>
          <w14:ligatures w14:val="none"/>
        </w:rPr>
        <w:t xml:space="preserve">nergy, </w:t>
      </w:r>
      <w:r w:rsidR="00B81FE1">
        <w:rPr>
          <w:rFonts w:ascii="Roboto" w:eastAsia="Times New Roman" w:hAnsi="Roboto" w:cs="Times New Roman"/>
          <w:kern w:val="0"/>
          <w14:ligatures w14:val="none"/>
        </w:rPr>
        <w:t>#A</w:t>
      </w:r>
      <w:r w:rsidRPr="00810775">
        <w:rPr>
          <w:rFonts w:ascii="Roboto" w:eastAsia="Times New Roman" w:hAnsi="Roboto" w:cs="Times New Roman"/>
          <w:kern w:val="0"/>
          <w14:ligatures w14:val="none"/>
        </w:rPr>
        <w:t>griculture</w:t>
      </w:r>
      <w:r w:rsidR="00B81FE1">
        <w:rPr>
          <w:rFonts w:ascii="Roboto" w:eastAsia="Times New Roman" w:hAnsi="Roboto" w:cs="Times New Roman"/>
          <w:kern w:val="0"/>
          <w14:ligatures w14:val="none"/>
        </w:rPr>
        <w:t>,</w:t>
      </w:r>
      <w:r w:rsidRPr="00810775">
        <w:rPr>
          <w:rFonts w:ascii="Roboto" w:eastAsia="Times New Roman" w:hAnsi="Roboto" w:cs="Times New Roman"/>
          <w:kern w:val="0"/>
          <w14:ligatures w14:val="none"/>
        </w:rPr>
        <w:t xml:space="preserve"> </w:t>
      </w:r>
      <w:r w:rsidR="00B81FE1">
        <w:rPr>
          <w:rFonts w:ascii="Roboto" w:eastAsia="Times New Roman" w:hAnsi="Roboto" w:cs="Times New Roman"/>
          <w:kern w:val="0"/>
          <w14:ligatures w14:val="none"/>
        </w:rPr>
        <w:t>#Water</w:t>
      </w:r>
    </w:p>
    <w:p w14:paraId="1B9B861F" w14:textId="77777777" w:rsidR="00B76220" w:rsidRPr="00810775" w:rsidRDefault="00B76220" w:rsidP="008F30EB">
      <w:pPr>
        <w:spacing w:before="100" w:beforeAutospacing="1" w:after="100" w:afterAutospacing="1" w:line="240" w:lineRule="auto"/>
        <w:jc w:val="both"/>
        <w:rPr>
          <w:rFonts w:ascii="Roboto" w:eastAsia="Times New Roman" w:hAnsi="Roboto" w:cs="Times New Roman"/>
          <w:kern w:val="0"/>
          <w:sz w:val="22"/>
          <w:szCs w:val="22"/>
          <w14:ligatures w14:val="none"/>
        </w:rPr>
      </w:pPr>
    </w:p>
    <w:p w14:paraId="78148D57" w14:textId="63D35242" w:rsidR="006D0C38" w:rsidRPr="00810775" w:rsidRDefault="006D0C38" w:rsidP="008F30EB">
      <w:pPr>
        <w:pStyle w:val="Heading1"/>
        <w:jc w:val="both"/>
        <w:rPr>
          <w:rFonts w:ascii="Roboto" w:hAnsi="Roboto"/>
          <w:b/>
          <w:bCs/>
          <w:color w:val="auto"/>
          <w:sz w:val="48"/>
          <w:szCs w:val="48"/>
        </w:rPr>
      </w:pPr>
      <w:r w:rsidRPr="00810775">
        <w:rPr>
          <w:rFonts w:ascii="Roboto" w:hAnsi="Roboto"/>
          <w:b/>
          <w:bCs/>
          <w:color w:val="auto"/>
          <w:sz w:val="48"/>
          <w:szCs w:val="48"/>
        </w:rPr>
        <w:lastRenderedPageBreak/>
        <w:t>MONGOLIA</w:t>
      </w:r>
    </w:p>
    <w:p w14:paraId="4F43EA24" w14:textId="6A133A20" w:rsidR="006D0C38" w:rsidRDefault="006D0C38" w:rsidP="008F30EB">
      <w:pPr>
        <w:pStyle w:val="Heading1"/>
        <w:jc w:val="both"/>
        <w:rPr>
          <w:rFonts w:ascii="Roboto" w:hAnsi="Roboto"/>
          <w:color w:val="auto"/>
          <w:sz w:val="24"/>
          <w:szCs w:val="24"/>
        </w:rPr>
      </w:pPr>
      <w:r w:rsidRPr="00810775">
        <w:rPr>
          <w:rFonts w:ascii="Roboto" w:hAnsi="Roboto"/>
          <w:b/>
          <w:bCs/>
          <w:color w:val="auto"/>
          <w:sz w:val="24"/>
          <w:szCs w:val="24"/>
        </w:rPr>
        <w:t>When:</w:t>
      </w:r>
      <w:r w:rsidR="00DC377D" w:rsidRPr="00810775">
        <w:rPr>
          <w:rFonts w:ascii="Roboto" w:hAnsi="Roboto"/>
          <w:b/>
          <w:bCs/>
          <w:color w:val="auto"/>
          <w:sz w:val="24"/>
          <w:szCs w:val="24"/>
        </w:rPr>
        <w:t xml:space="preserve"> </w:t>
      </w:r>
      <w:r w:rsidR="00DC377D" w:rsidRPr="00810775">
        <w:rPr>
          <w:rFonts w:ascii="Roboto" w:hAnsi="Roboto"/>
          <w:color w:val="auto"/>
          <w:sz w:val="24"/>
          <w:szCs w:val="24"/>
        </w:rPr>
        <w:t>2020</w:t>
      </w:r>
      <w:r w:rsidR="007103B9">
        <w:rPr>
          <w:rFonts w:ascii="Roboto" w:hAnsi="Roboto"/>
          <w:color w:val="auto"/>
          <w:sz w:val="24"/>
          <w:szCs w:val="24"/>
        </w:rPr>
        <w:t>–</w:t>
      </w:r>
      <w:r w:rsidR="00DC377D" w:rsidRPr="00810775">
        <w:rPr>
          <w:rFonts w:ascii="Roboto" w:hAnsi="Roboto"/>
          <w:color w:val="auto"/>
          <w:sz w:val="24"/>
          <w:szCs w:val="24"/>
        </w:rPr>
        <w:t>2021</w:t>
      </w:r>
    </w:p>
    <w:p w14:paraId="43AE6FC3" w14:textId="77777777" w:rsidR="00174CBD" w:rsidRPr="00174CBD" w:rsidRDefault="00174CBD" w:rsidP="00174CBD"/>
    <w:p w14:paraId="297466B8" w14:textId="6B296AA9" w:rsidR="00174CBD" w:rsidRPr="00174CBD" w:rsidRDefault="00174CBD" w:rsidP="00174CBD">
      <w:r w:rsidRPr="00174CBD">
        <w:rPr>
          <w:b/>
          <w:bCs/>
        </w:rPr>
        <w:t>Purpose</w:t>
      </w:r>
      <w:r>
        <w:t xml:space="preserve">: </w:t>
      </w:r>
      <w:r>
        <w:rPr>
          <w:rFonts w:ascii="Roboto" w:hAnsi="Roboto"/>
        </w:rPr>
        <w:t>A</w:t>
      </w:r>
      <w:r w:rsidRPr="00810775">
        <w:rPr>
          <w:rFonts w:ascii="Roboto" w:hAnsi="Roboto"/>
        </w:rPr>
        <w:t xml:space="preserve">ddress the sustainability challenges of the </w:t>
      </w:r>
      <w:r w:rsidRPr="00174CBD">
        <w:rPr>
          <w:rFonts w:ascii="Roboto" w:hAnsi="Roboto"/>
          <w:b/>
          <w:bCs/>
        </w:rPr>
        <w:t>livestock sector</w:t>
      </w:r>
      <w:r w:rsidRPr="00810775">
        <w:rPr>
          <w:rFonts w:ascii="Roboto" w:hAnsi="Roboto"/>
        </w:rPr>
        <w:t xml:space="preserve">, which plays a central role in the </w:t>
      </w:r>
      <w:r>
        <w:rPr>
          <w:rFonts w:ascii="Roboto" w:hAnsi="Roboto"/>
        </w:rPr>
        <w:t xml:space="preserve">country’s </w:t>
      </w:r>
      <w:r w:rsidRPr="00810775">
        <w:rPr>
          <w:rFonts w:ascii="Roboto" w:hAnsi="Roboto"/>
        </w:rPr>
        <w:t>economy, employment, and cultural identity</w:t>
      </w:r>
      <w:r>
        <w:rPr>
          <w:rFonts w:ascii="Roboto" w:hAnsi="Roboto"/>
        </w:rPr>
        <w:t>.</w:t>
      </w:r>
    </w:p>
    <w:p w14:paraId="1CBB96FC" w14:textId="551F6540" w:rsidR="006D0C38" w:rsidRPr="00810775" w:rsidRDefault="006D0C38" w:rsidP="008F30EB">
      <w:pPr>
        <w:pStyle w:val="Heading1"/>
        <w:jc w:val="both"/>
        <w:rPr>
          <w:rFonts w:ascii="Roboto" w:hAnsi="Roboto"/>
          <w:b/>
          <w:bCs/>
          <w:color w:val="auto"/>
          <w:sz w:val="24"/>
          <w:szCs w:val="24"/>
        </w:rPr>
      </w:pPr>
      <w:r w:rsidRPr="00810775">
        <w:rPr>
          <w:rFonts w:ascii="Roboto" w:hAnsi="Roboto"/>
          <w:b/>
          <w:bCs/>
          <w:color w:val="auto"/>
          <w:sz w:val="24"/>
          <w:szCs w:val="24"/>
        </w:rPr>
        <w:t>Context:</w:t>
      </w:r>
      <w:r w:rsidR="00DC377D" w:rsidRPr="00810775">
        <w:rPr>
          <w:rFonts w:ascii="Roboto" w:hAnsi="Roboto"/>
          <w:b/>
          <w:bCs/>
          <w:color w:val="auto"/>
          <w:sz w:val="24"/>
          <w:szCs w:val="24"/>
        </w:rPr>
        <w:t xml:space="preserve"> </w:t>
      </w:r>
      <w:r w:rsidR="00DC377D" w:rsidRPr="00810775">
        <w:rPr>
          <w:rFonts w:ascii="Roboto" w:hAnsi="Roboto"/>
          <w:color w:val="auto"/>
          <w:sz w:val="24"/>
          <w:szCs w:val="24"/>
        </w:rPr>
        <w:t xml:space="preserve">The </w:t>
      </w:r>
      <w:r w:rsidR="00174CBD">
        <w:rPr>
          <w:rFonts w:ascii="Roboto" w:hAnsi="Roboto"/>
          <w:color w:val="auto"/>
          <w:sz w:val="24"/>
          <w:szCs w:val="24"/>
        </w:rPr>
        <w:t xml:space="preserve">livestock </w:t>
      </w:r>
      <w:r w:rsidR="00DC377D" w:rsidRPr="00810775">
        <w:rPr>
          <w:rFonts w:ascii="Roboto" w:hAnsi="Roboto"/>
          <w:color w:val="auto"/>
          <w:sz w:val="24"/>
          <w:szCs w:val="24"/>
        </w:rPr>
        <w:t>sector is characterized by extensive pastoral systems that are increasingly under pressure from overgrazing, land degradation, and rising greenhouse gas emissions—particularly from enteric fermentation. Policymakers face a “trilemma” between increasing livestock production, restoring pasture health, and reducing emissions in line with national climate targets (NDCs). The CLEWs model was developed to explore these interlinkages and assess pathways for balancing economic growth, environmental sustainability, and climate commitments over the period 2015–2035</w:t>
      </w:r>
    </w:p>
    <w:p w14:paraId="638CF0B1" w14:textId="36A2EECE" w:rsidR="0002592A" w:rsidRPr="00810775" w:rsidRDefault="006D0C38" w:rsidP="008F30EB">
      <w:pPr>
        <w:pStyle w:val="Heading1"/>
        <w:jc w:val="both"/>
        <w:rPr>
          <w:rFonts w:ascii="Roboto" w:hAnsi="Roboto"/>
          <w:b/>
          <w:bCs/>
          <w:color w:val="auto"/>
          <w:sz w:val="24"/>
          <w:szCs w:val="24"/>
        </w:rPr>
      </w:pPr>
      <w:r w:rsidRPr="00810775">
        <w:rPr>
          <w:rFonts w:ascii="Roboto" w:hAnsi="Roboto"/>
          <w:b/>
          <w:bCs/>
          <w:color w:val="auto"/>
          <w:sz w:val="24"/>
          <w:szCs w:val="24"/>
        </w:rPr>
        <w:t>What happened</w:t>
      </w:r>
      <w:proofErr w:type="gramStart"/>
      <w:r w:rsidRPr="00810775">
        <w:rPr>
          <w:rFonts w:ascii="Roboto" w:hAnsi="Roboto"/>
          <w:b/>
          <w:bCs/>
          <w:color w:val="auto"/>
          <w:sz w:val="24"/>
          <w:szCs w:val="24"/>
        </w:rPr>
        <w:t>:</w:t>
      </w:r>
      <w:r w:rsidR="00763E52" w:rsidRPr="00810775">
        <w:rPr>
          <w:rFonts w:ascii="Roboto" w:hAnsi="Roboto"/>
          <w:b/>
          <w:bCs/>
          <w:color w:val="auto"/>
          <w:sz w:val="24"/>
          <w:szCs w:val="24"/>
        </w:rPr>
        <w:t xml:space="preserve"> ?????</w:t>
      </w:r>
      <w:proofErr w:type="gramEnd"/>
    </w:p>
    <w:p w14:paraId="742A3549" w14:textId="77611C70" w:rsidR="006D0C38" w:rsidRPr="00810775" w:rsidRDefault="006D0C38" w:rsidP="008F30EB">
      <w:pPr>
        <w:pStyle w:val="Heading1"/>
        <w:jc w:val="both"/>
        <w:rPr>
          <w:rFonts w:ascii="Roboto" w:hAnsi="Roboto"/>
          <w:b/>
          <w:bCs/>
          <w:color w:val="auto"/>
          <w:sz w:val="24"/>
          <w:szCs w:val="24"/>
        </w:rPr>
      </w:pPr>
      <w:r w:rsidRPr="00810775">
        <w:rPr>
          <w:rFonts w:ascii="Roboto" w:hAnsi="Roboto"/>
          <w:b/>
          <w:bCs/>
          <w:color w:val="auto"/>
          <w:sz w:val="24"/>
          <w:szCs w:val="24"/>
        </w:rPr>
        <w:t>Key insights:</w:t>
      </w:r>
    </w:p>
    <w:p w14:paraId="56C14CE7" w14:textId="744A6EC0" w:rsidR="001751C0" w:rsidRPr="00810775" w:rsidRDefault="001751C0" w:rsidP="008F30EB">
      <w:pPr>
        <w:pStyle w:val="ListParagraph"/>
        <w:numPr>
          <w:ilvl w:val="0"/>
          <w:numId w:val="5"/>
        </w:numPr>
        <w:jc w:val="both"/>
        <w:rPr>
          <w:rFonts w:ascii="Roboto" w:hAnsi="Roboto"/>
        </w:rPr>
      </w:pPr>
      <w:r w:rsidRPr="00810775">
        <w:rPr>
          <w:rFonts w:ascii="Roboto" w:hAnsi="Roboto"/>
          <w:b/>
          <w:bCs/>
        </w:rPr>
        <w:t>Clear trade-offs across livestock, land, and emissions:</w:t>
      </w:r>
      <w:r w:rsidRPr="00810775">
        <w:rPr>
          <w:rFonts w:ascii="Roboto" w:hAnsi="Roboto"/>
        </w:rPr>
        <w:t xml:space="preserve"> Under business-as-usual, livestock numbers increase, leading to further pasture degradation and rising emissions, highlighting the unsustainability of current trends. </w:t>
      </w:r>
    </w:p>
    <w:p w14:paraId="50B00CDD" w14:textId="1C79F2D1" w:rsidR="001751C0" w:rsidRPr="00810775" w:rsidRDefault="001751C0" w:rsidP="008F30EB">
      <w:pPr>
        <w:pStyle w:val="ListParagraph"/>
        <w:numPr>
          <w:ilvl w:val="0"/>
          <w:numId w:val="5"/>
        </w:numPr>
        <w:jc w:val="both"/>
        <w:rPr>
          <w:rFonts w:ascii="Roboto" w:hAnsi="Roboto"/>
          <w:color w:val="000000" w:themeColor="text1"/>
        </w:rPr>
      </w:pPr>
      <w:r w:rsidRPr="00810775">
        <w:rPr>
          <w:rFonts w:ascii="Roboto" w:hAnsi="Roboto"/>
          <w:b/>
          <w:bCs/>
        </w:rPr>
        <w:t>Pasture rehabilitation is a key policy lever:</w:t>
      </w:r>
      <w:r w:rsidRPr="00810775">
        <w:rPr>
          <w:rFonts w:ascii="Roboto" w:hAnsi="Roboto"/>
        </w:rPr>
        <w:t xml:space="preserve"> Improving pasture health reduces land degradation (up to ~67–69%) and allows for lower livestock numbers while maintaining or increasing productivity. </w:t>
      </w:r>
    </w:p>
    <w:p w14:paraId="0CEA570D" w14:textId="6F9E7AD1" w:rsidR="001751C0" w:rsidRPr="00810775" w:rsidRDefault="001751C0" w:rsidP="008F30EB">
      <w:pPr>
        <w:pStyle w:val="ListParagraph"/>
        <w:numPr>
          <w:ilvl w:val="0"/>
          <w:numId w:val="5"/>
        </w:numPr>
        <w:jc w:val="both"/>
        <w:rPr>
          <w:rFonts w:ascii="Roboto" w:hAnsi="Roboto"/>
          <w:color w:val="000000" w:themeColor="text1"/>
        </w:rPr>
      </w:pPr>
      <w:r w:rsidRPr="00810775">
        <w:rPr>
          <w:rFonts w:ascii="Roboto" w:hAnsi="Roboto"/>
          <w:b/>
          <w:bCs/>
          <w:color w:val="000000" w:themeColor="text1"/>
        </w:rPr>
        <w:t>Productivity gains enable sustainable intensification:</w:t>
      </w:r>
      <w:r w:rsidRPr="00810775">
        <w:rPr>
          <w:rFonts w:ascii="Roboto" w:hAnsi="Roboto"/>
          <w:color w:val="000000" w:themeColor="text1"/>
        </w:rPr>
        <w:t xml:space="preserve"> Scenarios show that fewer but more productive animals (e.g., +25–41% milk productivity, +11–25% meat productivity) can meet output goals while reducing environmental pressures. </w:t>
      </w:r>
    </w:p>
    <w:p w14:paraId="77001B36" w14:textId="76803C7B" w:rsidR="001751C0" w:rsidRPr="00810775" w:rsidRDefault="001751C0" w:rsidP="008F30EB">
      <w:pPr>
        <w:pStyle w:val="ListParagraph"/>
        <w:numPr>
          <w:ilvl w:val="0"/>
          <w:numId w:val="5"/>
        </w:numPr>
        <w:jc w:val="both"/>
        <w:rPr>
          <w:rFonts w:ascii="Roboto" w:hAnsi="Roboto"/>
          <w:color w:val="000000" w:themeColor="text1"/>
        </w:rPr>
      </w:pPr>
      <w:r w:rsidRPr="00810775">
        <w:rPr>
          <w:rFonts w:ascii="Roboto" w:hAnsi="Roboto"/>
          <w:b/>
          <w:bCs/>
          <w:color w:val="000000" w:themeColor="text1"/>
        </w:rPr>
        <w:t>Climate targets are achievable with integrated strategies:</w:t>
      </w:r>
      <w:r w:rsidRPr="00810775">
        <w:rPr>
          <w:rFonts w:ascii="Roboto" w:hAnsi="Roboto"/>
          <w:color w:val="000000" w:themeColor="text1"/>
        </w:rPr>
        <w:t xml:space="preserve"> Combining pasture restoration with productivity improvements can reduce emissions by up to ~20% by 2030, supporting Mongolia’s NDC targets while sustaining the livestock sector.</w:t>
      </w:r>
    </w:p>
    <w:p w14:paraId="13F07699" w14:textId="79B47569" w:rsidR="00174CBD" w:rsidRDefault="00174CBD" w:rsidP="00174CBD">
      <w:pPr>
        <w:pStyle w:val="Heading1"/>
        <w:jc w:val="both"/>
        <w:rPr>
          <w:rFonts w:ascii="Roboto" w:hAnsi="Roboto"/>
          <w:color w:val="auto"/>
          <w:sz w:val="24"/>
          <w:szCs w:val="24"/>
        </w:rPr>
      </w:pPr>
      <w:r w:rsidRPr="00810775">
        <w:rPr>
          <w:rFonts w:ascii="Roboto" w:hAnsi="Roboto"/>
          <w:b/>
          <w:bCs/>
          <w:color w:val="auto"/>
          <w:sz w:val="24"/>
          <w:szCs w:val="24"/>
        </w:rPr>
        <w:t xml:space="preserve">Tools: </w:t>
      </w:r>
      <w:proofErr w:type="spellStart"/>
      <w:r>
        <w:rPr>
          <w:rFonts w:ascii="Roboto" w:hAnsi="Roboto"/>
          <w:color w:val="auto"/>
          <w:sz w:val="24"/>
          <w:szCs w:val="24"/>
        </w:rPr>
        <w:t>OSeMOSYS</w:t>
      </w:r>
      <w:proofErr w:type="spellEnd"/>
    </w:p>
    <w:p w14:paraId="4CDF4CF1" w14:textId="77777777" w:rsidR="00174CBD" w:rsidRPr="00174CBD" w:rsidRDefault="00174CBD" w:rsidP="00174CBD"/>
    <w:p w14:paraId="78CE8E6C" w14:textId="505EB918" w:rsidR="006D0C38" w:rsidRPr="00810775" w:rsidRDefault="006D0C38" w:rsidP="008F30EB">
      <w:pPr>
        <w:jc w:val="both"/>
        <w:rPr>
          <w:rFonts w:ascii="Roboto" w:hAnsi="Roboto"/>
          <w:b/>
          <w:bCs/>
          <w:color w:val="000000" w:themeColor="text1"/>
        </w:rPr>
      </w:pPr>
      <w:r w:rsidRPr="00810775">
        <w:rPr>
          <w:rFonts w:ascii="Roboto" w:hAnsi="Roboto"/>
          <w:b/>
          <w:bCs/>
          <w:color w:val="000000" w:themeColor="text1"/>
        </w:rPr>
        <w:t xml:space="preserve">Tags: </w:t>
      </w:r>
      <w:r w:rsidR="00B90A56" w:rsidRPr="00810775">
        <w:rPr>
          <w:rFonts w:ascii="Roboto" w:hAnsi="Roboto"/>
          <w:b/>
          <w:bCs/>
          <w:color w:val="000000" w:themeColor="text1"/>
        </w:rPr>
        <w:t>#Livestock #LandUse</w:t>
      </w:r>
    </w:p>
    <w:p w14:paraId="50B6B0F6" w14:textId="77777777" w:rsidR="004E7A69" w:rsidRDefault="004E7A69">
      <w:pPr>
        <w:rPr>
          <w:rFonts w:ascii="Roboto" w:eastAsiaTheme="majorEastAsia" w:hAnsi="Roboto" w:cstheme="majorBidi"/>
          <w:b/>
          <w:bCs/>
          <w:color w:val="000000" w:themeColor="text1"/>
          <w:sz w:val="48"/>
          <w:szCs w:val="48"/>
        </w:rPr>
      </w:pPr>
      <w:r>
        <w:rPr>
          <w:rFonts w:ascii="Roboto" w:hAnsi="Roboto"/>
          <w:b/>
          <w:bCs/>
          <w:color w:val="000000" w:themeColor="text1"/>
          <w:sz w:val="48"/>
          <w:szCs w:val="48"/>
        </w:rPr>
        <w:br w:type="page"/>
      </w:r>
    </w:p>
    <w:p w14:paraId="3B2AE0E0" w14:textId="0C91CEC9" w:rsidR="00B76220" w:rsidRPr="00810775" w:rsidRDefault="009D3046" w:rsidP="008F30EB">
      <w:pPr>
        <w:pStyle w:val="Heading1"/>
        <w:jc w:val="both"/>
        <w:rPr>
          <w:rFonts w:ascii="Roboto" w:hAnsi="Roboto"/>
          <w:b/>
          <w:bCs/>
          <w:color w:val="000000" w:themeColor="text1"/>
          <w:sz w:val="48"/>
          <w:szCs w:val="48"/>
        </w:rPr>
      </w:pPr>
      <w:r w:rsidRPr="00810775">
        <w:rPr>
          <w:rFonts w:ascii="Roboto" w:hAnsi="Roboto"/>
          <w:b/>
          <w:bCs/>
          <w:color w:val="000000" w:themeColor="text1"/>
          <w:sz w:val="48"/>
          <w:szCs w:val="48"/>
        </w:rPr>
        <w:lastRenderedPageBreak/>
        <w:t>NAMIBIA</w:t>
      </w:r>
    </w:p>
    <w:p w14:paraId="1DCA56E6" w14:textId="51F58A9F" w:rsidR="006D5128" w:rsidRPr="00810775" w:rsidRDefault="006D5128" w:rsidP="008F30EB">
      <w:pPr>
        <w:pStyle w:val="Heading1"/>
        <w:jc w:val="both"/>
        <w:rPr>
          <w:rFonts w:ascii="Roboto" w:hAnsi="Roboto"/>
          <w:b/>
          <w:bCs/>
          <w:color w:val="000000" w:themeColor="text1"/>
          <w:sz w:val="24"/>
          <w:szCs w:val="24"/>
        </w:rPr>
      </w:pPr>
      <w:r w:rsidRPr="00810775">
        <w:rPr>
          <w:rFonts w:ascii="Roboto" w:hAnsi="Roboto"/>
          <w:b/>
          <w:bCs/>
          <w:color w:val="000000" w:themeColor="text1"/>
          <w:sz w:val="24"/>
          <w:szCs w:val="24"/>
        </w:rPr>
        <w:t>When:</w:t>
      </w:r>
      <w:r w:rsidR="00887C4F" w:rsidRPr="00810775">
        <w:rPr>
          <w:rFonts w:ascii="Roboto" w:hAnsi="Roboto"/>
          <w:b/>
          <w:bCs/>
          <w:color w:val="000000" w:themeColor="text1"/>
          <w:sz w:val="24"/>
          <w:szCs w:val="24"/>
        </w:rPr>
        <w:t xml:space="preserve"> </w:t>
      </w:r>
      <w:r w:rsidR="00887C4F" w:rsidRPr="00810775">
        <w:rPr>
          <w:rFonts w:ascii="Roboto" w:hAnsi="Roboto"/>
          <w:color w:val="000000" w:themeColor="text1"/>
          <w:sz w:val="24"/>
          <w:szCs w:val="24"/>
        </w:rPr>
        <w:t>2022</w:t>
      </w:r>
      <w:r w:rsidR="007103B9">
        <w:rPr>
          <w:rFonts w:ascii="Roboto" w:hAnsi="Roboto"/>
          <w:color w:val="000000" w:themeColor="text1"/>
          <w:sz w:val="24"/>
          <w:szCs w:val="24"/>
        </w:rPr>
        <w:t>–</w:t>
      </w:r>
      <w:r w:rsidR="00887C4F" w:rsidRPr="00810775">
        <w:rPr>
          <w:rFonts w:ascii="Roboto" w:hAnsi="Roboto"/>
          <w:color w:val="000000" w:themeColor="text1"/>
          <w:sz w:val="24"/>
          <w:szCs w:val="24"/>
        </w:rPr>
        <w:t>2024</w:t>
      </w:r>
    </w:p>
    <w:p w14:paraId="2BF369F0" w14:textId="076A16CF" w:rsidR="006D5128" w:rsidRPr="00810775" w:rsidRDefault="006D5128" w:rsidP="008F30EB">
      <w:pPr>
        <w:pStyle w:val="Heading1"/>
        <w:jc w:val="both"/>
        <w:rPr>
          <w:rFonts w:ascii="Roboto" w:hAnsi="Roboto"/>
          <w:b/>
          <w:bCs/>
          <w:color w:val="000000" w:themeColor="text1"/>
          <w:sz w:val="24"/>
          <w:szCs w:val="24"/>
        </w:rPr>
      </w:pPr>
      <w:r w:rsidRPr="00810775">
        <w:rPr>
          <w:rFonts w:ascii="Roboto" w:hAnsi="Roboto"/>
          <w:b/>
          <w:bCs/>
          <w:color w:val="000000" w:themeColor="text1"/>
          <w:sz w:val="24"/>
          <w:szCs w:val="24"/>
        </w:rPr>
        <w:t>Context:</w:t>
      </w:r>
      <w:r w:rsidR="006B6883" w:rsidRPr="00810775">
        <w:rPr>
          <w:rFonts w:ascii="Roboto" w:hAnsi="Roboto"/>
          <w:b/>
          <w:bCs/>
          <w:color w:val="000000" w:themeColor="text1"/>
          <w:sz w:val="24"/>
          <w:szCs w:val="24"/>
        </w:rPr>
        <w:t xml:space="preserve"> </w:t>
      </w:r>
      <w:r w:rsidR="006B6883" w:rsidRPr="00810775">
        <w:rPr>
          <w:rFonts w:ascii="Roboto" w:hAnsi="Roboto"/>
          <w:color w:val="000000" w:themeColor="text1"/>
          <w:sz w:val="24"/>
          <w:szCs w:val="24"/>
        </w:rPr>
        <w:t>The CLEWs Namibia</w:t>
      </w:r>
      <w:r w:rsidR="00864767" w:rsidRPr="00810775">
        <w:rPr>
          <w:rFonts w:ascii="Roboto" w:hAnsi="Roboto"/>
          <w:color w:val="000000" w:themeColor="text1"/>
          <w:sz w:val="24"/>
          <w:szCs w:val="24"/>
        </w:rPr>
        <w:t xml:space="preserve"> project </w:t>
      </w:r>
      <w:r w:rsidR="006B6883" w:rsidRPr="00810775">
        <w:rPr>
          <w:rFonts w:ascii="Roboto" w:hAnsi="Roboto"/>
          <w:color w:val="000000" w:themeColor="text1"/>
          <w:sz w:val="24"/>
          <w:szCs w:val="24"/>
        </w:rPr>
        <w:t>aimed to strengthen national capacity for integrated analysis across climate, land, energy, and water systems to support evidence-based planning</w:t>
      </w:r>
      <w:r w:rsidR="00590AB0" w:rsidRPr="00810775">
        <w:rPr>
          <w:rFonts w:ascii="Roboto" w:hAnsi="Roboto"/>
          <w:color w:val="000000" w:themeColor="text1"/>
          <w:sz w:val="24"/>
          <w:szCs w:val="24"/>
        </w:rPr>
        <w:t xml:space="preserve"> towards the NDP6</w:t>
      </w:r>
      <w:r w:rsidR="006B6883" w:rsidRPr="00810775">
        <w:rPr>
          <w:rFonts w:ascii="Roboto" w:hAnsi="Roboto"/>
          <w:color w:val="000000" w:themeColor="text1"/>
          <w:sz w:val="24"/>
          <w:szCs w:val="24"/>
        </w:rPr>
        <w:t>. Since 2022, government institutions, the University of Namibia, and UN partners collaborated to develop and apply a country-specific CLEWs model, supported by a technical working group and institutional arrangements for cross-sector coordination.</w:t>
      </w:r>
      <w:r w:rsidR="004247BA" w:rsidRPr="00810775">
        <w:rPr>
          <w:rFonts w:ascii="Roboto" w:hAnsi="Roboto"/>
          <w:color w:val="000000" w:themeColor="text1"/>
          <w:sz w:val="24"/>
          <w:szCs w:val="24"/>
        </w:rPr>
        <w:t xml:space="preserve"> Steps were also being taken to establish a </w:t>
      </w:r>
      <w:proofErr w:type="spellStart"/>
      <w:r w:rsidR="004247BA" w:rsidRPr="00810775">
        <w:rPr>
          <w:rFonts w:ascii="Roboto" w:hAnsi="Roboto"/>
          <w:color w:val="000000" w:themeColor="text1"/>
          <w:sz w:val="24"/>
          <w:szCs w:val="24"/>
        </w:rPr>
        <w:t>CLEWsLab</w:t>
      </w:r>
      <w:proofErr w:type="spellEnd"/>
      <w:r w:rsidR="004247BA" w:rsidRPr="00810775">
        <w:rPr>
          <w:rFonts w:ascii="Roboto" w:hAnsi="Roboto"/>
          <w:color w:val="000000" w:themeColor="text1"/>
          <w:sz w:val="24"/>
          <w:szCs w:val="24"/>
        </w:rPr>
        <w:t xml:space="preserve">, as the need to have in-country capacity to support integrated and coherent policymaking was recognized by the government. </w:t>
      </w:r>
    </w:p>
    <w:p w14:paraId="3433EAA3" w14:textId="2E0A4E37" w:rsidR="006D5128" w:rsidRPr="00810775" w:rsidRDefault="006D5128" w:rsidP="008F30EB">
      <w:pPr>
        <w:pStyle w:val="Heading1"/>
        <w:jc w:val="both"/>
        <w:rPr>
          <w:rFonts w:ascii="Roboto" w:hAnsi="Roboto"/>
          <w:color w:val="000000" w:themeColor="text1"/>
          <w:sz w:val="24"/>
          <w:szCs w:val="24"/>
        </w:rPr>
      </w:pPr>
      <w:r w:rsidRPr="00810775">
        <w:rPr>
          <w:rFonts w:ascii="Roboto" w:hAnsi="Roboto"/>
          <w:b/>
          <w:bCs/>
          <w:color w:val="000000" w:themeColor="text1"/>
          <w:sz w:val="24"/>
          <w:szCs w:val="24"/>
        </w:rPr>
        <w:t>What happened:</w:t>
      </w:r>
      <w:r w:rsidR="005459E0" w:rsidRPr="00810775">
        <w:rPr>
          <w:rFonts w:ascii="Roboto" w:hAnsi="Roboto"/>
          <w:b/>
          <w:bCs/>
          <w:color w:val="000000" w:themeColor="text1"/>
          <w:sz w:val="24"/>
          <w:szCs w:val="24"/>
        </w:rPr>
        <w:t xml:space="preserve"> </w:t>
      </w:r>
      <w:r w:rsidR="00887C4F" w:rsidRPr="00810775">
        <w:rPr>
          <w:rFonts w:ascii="Roboto" w:hAnsi="Roboto"/>
          <w:color w:val="000000" w:themeColor="text1"/>
          <w:sz w:val="24"/>
          <w:szCs w:val="24"/>
        </w:rPr>
        <w:t xml:space="preserve">A series of </w:t>
      </w:r>
      <w:r w:rsidR="00DD0516" w:rsidRPr="00810775">
        <w:rPr>
          <w:rFonts w:ascii="Roboto" w:hAnsi="Roboto"/>
          <w:color w:val="000000" w:themeColor="text1"/>
          <w:sz w:val="24"/>
          <w:szCs w:val="24"/>
        </w:rPr>
        <w:t xml:space="preserve">online collaboration </w:t>
      </w:r>
      <w:r w:rsidR="00A16CA6" w:rsidRPr="00810775">
        <w:rPr>
          <w:rFonts w:ascii="Roboto" w:hAnsi="Roboto"/>
          <w:color w:val="000000" w:themeColor="text1"/>
          <w:sz w:val="24"/>
          <w:szCs w:val="24"/>
        </w:rPr>
        <w:t xml:space="preserve">working sessions </w:t>
      </w:r>
      <w:r w:rsidR="00DD0516" w:rsidRPr="00810775">
        <w:rPr>
          <w:rFonts w:ascii="Roboto" w:hAnsi="Roboto"/>
          <w:color w:val="000000" w:themeColor="text1"/>
          <w:sz w:val="24"/>
          <w:szCs w:val="24"/>
        </w:rPr>
        <w:t>and</w:t>
      </w:r>
      <w:r w:rsidR="00887C4F" w:rsidRPr="00810775">
        <w:rPr>
          <w:rFonts w:ascii="Roboto" w:hAnsi="Roboto"/>
          <w:color w:val="000000" w:themeColor="text1"/>
          <w:sz w:val="24"/>
          <w:szCs w:val="24"/>
        </w:rPr>
        <w:t xml:space="preserve"> </w:t>
      </w:r>
      <w:r w:rsidR="00DD0516" w:rsidRPr="00810775">
        <w:rPr>
          <w:rFonts w:ascii="Roboto" w:hAnsi="Roboto"/>
          <w:color w:val="000000" w:themeColor="text1"/>
          <w:sz w:val="24"/>
          <w:szCs w:val="24"/>
        </w:rPr>
        <w:t>in-person</w:t>
      </w:r>
      <w:r w:rsidR="0061774E" w:rsidRPr="00810775">
        <w:rPr>
          <w:rFonts w:ascii="Roboto" w:hAnsi="Roboto"/>
          <w:color w:val="000000" w:themeColor="text1"/>
          <w:sz w:val="24"/>
          <w:szCs w:val="24"/>
        </w:rPr>
        <w:t xml:space="preserve"> </w:t>
      </w:r>
      <w:r w:rsidR="00DD0516" w:rsidRPr="00810775">
        <w:rPr>
          <w:rFonts w:ascii="Roboto" w:hAnsi="Roboto"/>
          <w:color w:val="000000" w:themeColor="text1"/>
          <w:sz w:val="24"/>
          <w:szCs w:val="24"/>
        </w:rPr>
        <w:t xml:space="preserve">workshops </w:t>
      </w:r>
      <w:r w:rsidR="00887C4F" w:rsidRPr="00810775">
        <w:rPr>
          <w:rFonts w:ascii="Roboto" w:hAnsi="Roboto"/>
          <w:color w:val="000000" w:themeColor="text1"/>
          <w:sz w:val="24"/>
          <w:szCs w:val="24"/>
        </w:rPr>
        <w:t xml:space="preserve">were conducted to </w:t>
      </w:r>
      <w:r w:rsidR="00BF564A" w:rsidRPr="00810775">
        <w:rPr>
          <w:rFonts w:ascii="Roboto" w:hAnsi="Roboto"/>
          <w:color w:val="000000" w:themeColor="text1"/>
          <w:sz w:val="24"/>
          <w:szCs w:val="24"/>
        </w:rPr>
        <w:t xml:space="preserve">develop a CLEWs model. </w:t>
      </w:r>
      <w:r w:rsidR="00DD0516" w:rsidRPr="00810775">
        <w:rPr>
          <w:rFonts w:ascii="Roboto" w:hAnsi="Roboto"/>
          <w:color w:val="000000" w:themeColor="text1"/>
          <w:sz w:val="24"/>
          <w:szCs w:val="24"/>
        </w:rPr>
        <w:t>The model calculates the technology mixes in the energy, water and land use sectors (in terms of installed infrastructure and operation) that meet exogenously defined commodity demands (energy, food crops, livestock and water) between 2019 and 2040 at the lowest cost and constrained by availability of resources and policies.</w:t>
      </w:r>
      <w:r w:rsidR="00C51BFC" w:rsidRPr="00810775">
        <w:rPr>
          <w:rFonts w:ascii="Roboto" w:hAnsi="Roboto"/>
          <w:color w:val="000000" w:themeColor="text1"/>
          <w:sz w:val="24"/>
          <w:szCs w:val="24"/>
        </w:rPr>
        <w:t xml:space="preserve"> </w:t>
      </w:r>
      <w:r w:rsidR="00677723" w:rsidRPr="00810775">
        <w:rPr>
          <w:rFonts w:ascii="Roboto" w:hAnsi="Roboto"/>
          <w:color w:val="000000" w:themeColor="text1"/>
          <w:sz w:val="24"/>
          <w:szCs w:val="24"/>
        </w:rPr>
        <w:t>Using this framework, scenarios</w:t>
      </w:r>
      <w:r w:rsidR="00D258D0" w:rsidRPr="00810775">
        <w:rPr>
          <w:rFonts w:ascii="Roboto" w:hAnsi="Roboto"/>
          <w:color w:val="000000" w:themeColor="text1"/>
          <w:sz w:val="24"/>
          <w:szCs w:val="24"/>
        </w:rPr>
        <w:t xml:space="preserve"> were developed </w:t>
      </w:r>
      <w:r w:rsidR="00F6220C" w:rsidRPr="00810775">
        <w:rPr>
          <w:rFonts w:ascii="Roboto" w:hAnsi="Roboto"/>
          <w:color w:val="000000" w:themeColor="text1"/>
          <w:sz w:val="24"/>
          <w:szCs w:val="24"/>
        </w:rPr>
        <w:t xml:space="preserve">around </w:t>
      </w:r>
      <w:r w:rsidR="00541BBF" w:rsidRPr="00810775">
        <w:rPr>
          <w:rFonts w:ascii="Roboto" w:hAnsi="Roboto"/>
          <w:color w:val="000000" w:themeColor="text1"/>
          <w:sz w:val="24"/>
          <w:szCs w:val="24"/>
        </w:rPr>
        <w:t>four</w:t>
      </w:r>
      <w:r w:rsidR="00887C4F" w:rsidRPr="00810775">
        <w:rPr>
          <w:rFonts w:ascii="Roboto" w:hAnsi="Roboto"/>
          <w:color w:val="000000" w:themeColor="text1"/>
          <w:sz w:val="24"/>
          <w:szCs w:val="24"/>
        </w:rPr>
        <w:t xml:space="preserve"> priority areas: </w:t>
      </w:r>
      <w:proofErr w:type="spellStart"/>
      <w:r w:rsidR="00887C4F" w:rsidRPr="00810775">
        <w:rPr>
          <w:rFonts w:ascii="Roboto" w:hAnsi="Roboto"/>
          <w:color w:val="000000" w:themeColor="text1"/>
          <w:sz w:val="24"/>
          <w:szCs w:val="24"/>
        </w:rPr>
        <w:t>i</w:t>
      </w:r>
      <w:proofErr w:type="spellEnd"/>
      <w:r w:rsidR="00F721BA" w:rsidRPr="00810775">
        <w:rPr>
          <w:rFonts w:ascii="Roboto" w:hAnsi="Roboto"/>
          <w:color w:val="000000" w:themeColor="text1"/>
          <w:sz w:val="24"/>
          <w:szCs w:val="24"/>
        </w:rPr>
        <w:t xml:space="preserve">) </w:t>
      </w:r>
      <w:r w:rsidR="00541BBF" w:rsidRPr="00810775">
        <w:rPr>
          <w:rFonts w:ascii="Roboto" w:hAnsi="Roboto"/>
          <w:color w:val="000000" w:themeColor="text1"/>
          <w:sz w:val="24"/>
          <w:szCs w:val="24"/>
        </w:rPr>
        <w:t>renewable energy</w:t>
      </w:r>
      <w:r w:rsidR="00BE1D44" w:rsidRPr="00810775">
        <w:rPr>
          <w:rFonts w:ascii="Roboto" w:hAnsi="Roboto"/>
          <w:color w:val="000000" w:themeColor="text1"/>
          <w:sz w:val="24"/>
          <w:szCs w:val="24"/>
        </w:rPr>
        <w:t xml:space="preserve">, ii) </w:t>
      </w:r>
      <w:r w:rsidR="00541BBF" w:rsidRPr="00810775">
        <w:rPr>
          <w:rFonts w:ascii="Roboto" w:hAnsi="Roboto"/>
          <w:color w:val="000000" w:themeColor="text1"/>
          <w:sz w:val="24"/>
          <w:szCs w:val="24"/>
        </w:rPr>
        <w:t xml:space="preserve">food security, </w:t>
      </w:r>
      <w:r w:rsidR="007158B1" w:rsidRPr="00810775">
        <w:rPr>
          <w:rFonts w:ascii="Roboto" w:hAnsi="Roboto"/>
          <w:color w:val="000000" w:themeColor="text1"/>
          <w:sz w:val="24"/>
          <w:szCs w:val="24"/>
        </w:rPr>
        <w:t xml:space="preserve">iii) </w:t>
      </w:r>
      <w:r w:rsidR="00DA3F1E" w:rsidRPr="00810775">
        <w:rPr>
          <w:rFonts w:ascii="Roboto" w:hAnsi="Roboto"/>
          <w:color w:val="000000" w:themeColor="text1"/>
          <w:sz w:val="24"/>
          <w:szCs w:val="24"/>
        </w:rPr>
        <w:t>modernization of agriculture and i</w:t>
      </w:r>
      <w:r w:rsidR="007158B1" w:rsidRPr="00810775">
        <w:rPr>
          <w:rFonts w:ascii="Roboto" w:hAnsi="Roboto"/>
          <w:color w:val="000000" w:themeColor="text1"/>
          <w:sz w:val="24"/>
          <w:szCs w:val="24"/>
        </w:rPr>
        <w:t>v</w:t>
      </w:r>
      <w:r w:rsidR="00DA3F1E" w:rsidRPr="00810775">
        <w:rPr>
          <w:rFonts w:ascii="Roboto" w:hAnsi="Roboto"/>
          <w:color w:val="000000" w:themeColor="text1"/>
          <w:sz w:val="24"/>
          <w:szCs w:val="24"/>
        </w:rPr>
        <w:t xml:space="preserve">) co-benefits of bioelectricity generation, with </w:t>
      </w:r>
      <w:r w:rsidR="00887C4F" w:rsidRPr="00810775">
        <w:rPr>
          <w:rFonts w:ascii="Roboto" w:hAnsi="Roboto"/>
          <w:color w:val="000000" w:themeColor="text1"/>
          <w:sz w:val="24"/>
          <w:szCs w:val="24"/>
        </w:rPr>
        <w:t>water security</w:t>
      </w:r>
      <w:r w:rsidR="00394D8E" w:rsidRPr="00810775">
        <w:rPr>
          <w:rFonts w:ascii="Roboto" w:hAnsi="Roboto"/>
          <w:color w:val="000000" w:themeColor="text1"/>
          <w:sz w:val="24"/>
          <w:szCs w:val="24"/>
        </w:rPr>
        <w:t xml:space="preserve"> and </w:t>
      </w:r>
      <w:r w:rsidR="00887C4F" w:rsidRPr="00810775">
        <w:rPr>
          <w:rFonts w:ascii="Roboto" w:hAnsi="Roboto"/>
          <w:color w:val="000000" w:themeColor="text1"/>
          <w:sz w:val="24"/>
          <w:szCs w:val="24"/>
        </w:rPr>
        <w:t>climate resilience</w:t>
      </w:r>
      <w:r w:rsidR="00394D8E" w:rsidRPr="00810775">
        <w:rPr>
          <w:rFonts w:ascii="Roboto" w:hAnsi="Roboto"/>
          <w:color w:val="000000" w:themeColor="text1"/>
          <w:sz w:val="24"/>
          <w:szCs w:val="24"/>
        </w:rPr>
        <w:t xml:space="preserve"> as cross-cutting issues</w:t>
      </w:r>
      <w:r w:rsidR="00887C4F" w:rsidRPr="00810775">
        <w:rPr>
          <w:rFonts w:ascii="Roboto" w:hAnsi="Roboto"/>
          <w:color w:val="000000" w:themeColor="text1"/>
          <w:sz w:val="24"/>
          <w:szCs w:val="24"/>
        </w:rPr>
        <w:t>.</w:t>
      </w:r>
      <w:r w:rsidR="00D24695" w:rsidRPr="00810775">
        <w:rPr>
          <w:rFonts w:ascii="Roboto" w:hAnsi="Roboto"/>
          <w:color w:val="000000" w:themeColor="text1"/>
          <w:sz w:val="24"/>
          <w:szCs w:val="24"/>
        </w:rPr>
        <w:t xml:space="preserve"> </w:t>
      </w:r>
    </w:p>
    <w:p w14:paraId="46BD4FDF" w14:textId="30FAA7D2" w:rsidR="006D5128" w:rsidRPr="00810775" w:rsidRDefault="006D5128" w:rsidP="008F30EB">
      <w:pPr>
        <w:pStyle w:val="Heading1"/>
        <w:jc w:val="both"/>
        <w:rPr>
          <w:rFonts w:ascii="Roboto" w:hAnsi="Roboto"/>
          <w:b/>
          <w:bCs/>
          <w:color w:val="000000" w:themeColor="text1"/>
          <w:sz w:val="24"/>
          <w:szCs w:val="24"/>
        </w:rPr>
      </w:pPr>
      <w:r w:rsidRPr="00810775">
        <w:rPr>
          <w:rFonts w:ascii="Roboto" w:hAnsi="Roboto"/>
          <w:b/>
          <w:bCs/>
          <w:color w:val="000000" w:themeColor="text1"/>
          <w:sz w:val="24"/>
          <w:szCs w:val="24"/>
        </w:rPr>
        <w:t>Key insights:</w:t>
      </w:r>
      <w:r w:rsidR="00A40CBF" w:rsidRPr="00810775">
        <w:rPr>
          <w:rFonts w:ascii="Roboto" w:hAnsi="Roboto"/>
          <w:b/>
          <w:bCs/>
          <w:color w:val="000000" w:themeColor="text1"/>
          <w:sz w:val="24"/>
          <w:szCs w:val="24"/>
        </w:rPr>
        <w:t xml:space="preserve"> </w:t>
      </w:r>
    </w:p>
    <w:p w14:paraId="0E241837" w14:textId="0650D15F" w:rsidR="00B82FCE" w:rsidRPr="00810775" w:rsidRDefault="00C06712" w:rsidP="008F30EB">
      <w:pPr>
        <w:pStyle w:val="ListParagraph"/>
        <w:numPr>
          <w:ilvl w:val="0"/>
          <w:numId w:val="18"/>
        </w:numPr>
        <w:jc w:val="both"/>
        <w:rPr>
          <w:rFonts w:ascii="Roboto" w:hAnsi="Roboto"/>
        </w:rPr>
      </w:pPr>
      <w:r w:rsidRPr="00810775">
        <w:rPr>
          <w:rFonts w:ascii="Roboto" w:hAnsi="Roboto"/>
          <w:b/>
          <w:bCs/>
        </w:rPr>
        <w:t>Renewable energy expansion (REF scenario / energy policy):</w:t>
      </w:r>
      <w:r w:rsidR="007158B1" w:rsidRPr="00810775">
        <w:rPr>
          <w:rFonts w:ascii="Roboto" w:hAnsi="Roboto"/>
        </w:rPr>
        <w:t xml:space="preserve"> </w:t>
      </w:r>
      <w:r w:rsidRPr="00810775">
        <w:rPr>
          <w:rFonts w:ascii="Roboto" w:hAnsi="Roboto"/>
        </w:rPr>
        <w:t>Under least-cost planning assumptions (aligned with NIRP 2022), solar PV and wind emerge as the most cost-competitive options, supplying the majority of future electricity demand growth. This supports prioritizing renewable investments over new fossil-based generation.</w:t>
      </w:r>
    </w:p>
    <w:p w14:paraId="6ED2A162" w14:textId="45B868AE" w:rsidR="00914B45" w:rsidRPr="00810775" w:rsidRDefault="006621A4" w:rsidP="008F30EB">
      <w:pPr>
        <w:jc w:val="both"/>
        <w:rPr>
          <w:rFonts w:ascii="Roboto" w:hAnsi="Roboto"/>
          <w:b/>
          <w:bCs/>
          <w:color w:val="000000" w:themeColor="text1"/>
          <w:kern w:val="0"/>
        </w:rPr>
      </w:pPr>
      <w:r w:rsidRPr="00810775">
        <w:rPr>
          <w:rFonts w:ascii="Roboto" w:hAnsi="Roboto"/>
          <w:noProof/>
          <w:lang w:val="sv-SE" w:eastAsia="sv-SE"/>
        </w:rPr>
        <w:lastRenderedPageBreak/>
        <w:drawing>
          <wp:inline distT="0" distB="0" distL="0" distR="0" wp14:anchorId="4E94AF6E" wp14:editId="391AEF18">
            <wp:extent cx="4432300" cy="2399881"/>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59357" cy="2414531"/>
                    </a:xfrm>
                    <a:prstGeom prst="rect">
                      <a:avLst/>
                    </a:prstGeom>
                    <a:noFill/>
                    <a:ln>
                      <a:noFill/>
                    </a:ln>
                  </pic:spPr>
                </pic:pic>
              </a:graphicData>
            </a:graphic>
          </wp:inline>
        </w:drawing>
      </w:r>
    </w:p>
    <w:p w14:paraId="40857275" w14:textId="6BF9C2D3" w:rsidR="00B76220" w:rsidRPr="00810775" w:rsidRDefault="00303E2D" w:rsidP="008F30EB">
      <w:pPr>
        <w:jc w:val="both"/>
        <w:rPr>
          <w:rFonts w:ascii="Roboto" w:hAnsi="Roboto"/>
          <w:color w:val="000000" w:themeColor="text1"/>
          <w:sz w:val="20"/>
          <w:szCs w:val="20"/>
        </w:rPr>
      </w:pPr>
      <w:r w:rsidRPr="00810775">
        <w:rPr>
          <w:rFonts w:ascii="Roboto" w:hAnsi="Roboto"/>
          <w:color w:val="000000" w:themeColor="text1"/>
          <w:sz w:val="20"/>
          <w:szCs w:val="20"/>
        </w:rPr>
        <w:t>Power supply in the REF scenario</w:t>
      </w:r>
    </w:p>
    <w:p w14:paraId="03048FF8" w14:textId="77777777" w:rsidR="007158B1" w:rsidRPr="00810775" w:rsidRDefault="007158B1" w:rsidP="008F30EB">
      <w:pPr>
        <w:jc w:val="both"/>
        <w:rPr>
          <w:rFonts w:ascii="Roboto" w:hAnsi="Roboto"/>
          <w:color w:val="000000" w:themeColor="text1"/>
          <w:sz w:val="20"/>
          <w:szCs w:val="20"/>
        </w:rPr>
      </w:pPr>
    </w:p>
    <w:p w14:paraId="52576A24" w14:textId="61152CFB" w:rsidR="007158B1" w:rsidRPr="00810775" w:rsidRDefault="007158B1" w:rsidP="008F30EB">
      <w:pPr>
        <w:pStyle w:val="ListParagraph"/>
        <w:numPr>
          <w:ilvl w:val="0"/>
          <w:numId w:val="17"/>
        </w:numPr>
        <w:jc w:val="both"/>
        <w:rPr>
          <w:rFonts w:ascii="Roboto" w:hAnsi="Roboto"/>
          <w:color w:val="000000" w:themeColor="text1"/>
        </w:rPr>
      </w:pPr>
      <w:r w:rsidRPr="00810775">
        <w:rPr>
          <w:rFonts w:ascii="Roboto" w:hAnsi="Roboto"/>
          <w:b/>
          <w:bCs/>
          <w:color w:val="000000" w:themeColor="text1"/>
        </w:rPr>
        <w:t>Food security</w:t>
      </w:r>
      <w:r w:rsidRPr="00810775">
        <w:rPr>
          <w:rFonts w:ascii="Roboto" w:hAnsi="Roboto"/>
          <w:color w:val="000000" w:themeColor="text1"/>
        </w:rPr>
        <w:t xml:space="preserve">: Reducing dependence on maize and wheat imports increases domestic </w:t>
      </w:r>
      <w:proofErr w:type="gramStart"/>
      <w:r w:rsidR="00590C9E" w:rsidRPr="00810775">
        <w:rPr>
          <w:rFonts w:ascii="Roboto" w:hAnsi="Roboto"/>
          <w:color w:val="000000" w:themeColor="text1"/>
        </w:rPr>
        <w:t>production, but</w:t>
      </w:r>
      <w:proofErr w:type="gramEnd"/>
      <w:r w:rsidRPr="00810775">
        <w:rPr>
          <w:rFonts w:ascii="Roboto" w:hAnsi="Roboto"/>
          <w:color w:val="000000" w:themeColor="text1"/>
        </w:rPr>
        <w:t xml:space="preserve"> also raises demand for water and energy (e.g. irrigation and diesel use), potentially exacerbating existing resource constraints.</w:t>
      </w:r>
    </w:p>
    <w:p w14:paraId="0143CE26" w14:textId="2E93C5A1" w:rsidR="008E19D1" w:rsidRPr="00810775" w:rsidRDefault="008E19D1" w:rsidP="008F30EB">
      <w:pPr>
        <w:pStyle w:val="ListParagraph"/>
        <w:numPr>
          <w:ilvl w:val="0"/>
          <w:numId w:val="17"/>
        </w:numPr>
        <w:jc w:val="both"/>
        <w:rPr>
          <w:rFonts w:ascii="Roboto" w:hAnsi="Roboto"/>
          <w:color w:val="000000" w:themeColor="text1"/>
        </w:rPr>
      </w:pPr>
      <w:r w:rsidRPr="00810775">
        <w:rPr>
          <w:rFonts w:ascii="Roboto" w:hAnsi="Roboto"/>
          <w:b/>
          <w:bCs/>
          <w:color w:val="000000" w:themeColor="text1"/>
        </w:rPr>
        <w:t>Water scarcity:</w:t>
      </w:r>
      <w:r w:rsidRPr="00810775">
        <w:rPr>
          <w:rFonts w:ascii="Roboto" w:hAnsi="Roboto"/>
          <w:color w:val="000000" w:themeColor="text1"/>
        </w:rPr>
        <w:t xml:space="preserve"> Total water use approaches or exceeds available renewable resources across all scenarios, making it a binding constraint.</w:t>
      </w:r>
    </w:p>
    <w:p w14:paraId="194A8CF5" w14:textId="098690A5" w:rsidR="00590C9E" w:rsidRPr="00590C9E" w:rsidRDefault="00590C9E" w:rsidP="008F30EB">
      <w:pPr>
        <w:pStyle w:val="ListParagraph"/>
        <w:numPr>
          <w:ilvl w:val="0"/>
          <w:numId w:val="17"/>
        </w:numPr>
        <w:jc w:val="both"/>
        <w:rPr>
          <w:rFonts w:ascii="Roboto" w:hAnsi="Roboto"/>
          <w:color w:val="000000" w:themeColor="text1"/>
        </w:rPr>
      </w:pPr>
      <w:r w:rsidRPr="00590C9E">
        <w:rPr>
          <w:rFonts w:ascii="Roboto" w:hAnsi="Roboto"/>
          <w:b/>
          <w:bCs/>
          <w:color w:val="000000" w:themeColor="text1"/>
        </w:rPr>
        <w:t>Food security trade-offs:</w:t>
      </w:r>
      <w:r w:rsidRPr="00590C9E">
        <w:rPr>
          <w:rFonts w:ascii="Roboto" w:hAnsi="Roboto"/>
          <w:color w:val="000000" w:themeColor="text1"/>
        </w:rPr>
        <w:t xml:space="preserve"> Increasing domestic crop production raises water and energy demand, intensifying resource pressures. </w:t>
      </w:r>
    </w:p>
    <w:p w14:paraId="5C0E40DC" w14:textId="67E56FE1" w:rsidR="00590C9E" w:rsidRPr="00590C9E" w:rsidRDefault="00590C9E" w:rsidP="008F30EB">
      <w:pPr>
        <w:pStyle w:val="ListParagraph"/>
        <w:numPr>
          <w:ilvl w:val="0"/>
          <w:numId w:val="17"/>
        </w:numPr>
        <w:jc w:val="both"/>
        <w:rPr>
          <w:rFonts w:ascii="Roboto" w:hAnsi="Roboto"/>
          <w:color w:val="000000" w:themeColor="text1"/>
        </w:rPr>
      </w:pPr>
      <w:r w:rsidRPr="00590C9E">
        <w:rPr>
          <w:rFonts w:ascii="Roboto" w:hAnsi="Roboto"/>
          <w:b/>
          <w:bCs/>
          <w:color w:val="000000" w:themeColor="text1"/>
        </w:rPr>
        <w:t>Agricultural modernization:</w:t>
      </w:r>
      <w:r w:rsidRPr="00590C9E">
        <w:rPr>
          <w:rFonts w:ascii="Roboto" w:hAnsi="Roboto"/>
          <w:color w:val="000000" w:themeColor="text1"/>
        </w:rPr>
        <w:t xml:space="preserve"> Improved irrigation efficiency can offset added water demand from food security policies. </w:t>
      </w:r>
    </w:p>
    <w:p w14:paraId="29389F53" w14:textId="6445D17E" w:rsidR="00793E8A" w:rsidRPr="007103B9" w:rsidRDefault="00590C9E" w:rsidP="008F30EB">
      <w:pPr>
        <w:pStyle w:val="ListParagraph"/>
        <w:numPr>
          <w:ilvl w:val="0"/>
          <w:numId w:val="17"/>
        </w:numPr>
        <w:jc w:val="both"/>
        <w:rPr>
          <w:rFonts w:ascii="Roboto" w:hAnsi="Roboto"/>
          <w:color w:val="000000" w:themeColor="text1"/>
        </w:rPr>
      </w:pPr>
      <w:r w:rsidRPr="00810775">
        <w:rPr>
          <w:rFonts w:ascii="Roboto" w:hAnsi="Roboto"/>
          <w:b/>
          <w:bCs/>
          <w:color w:val="000000" w:themeColor="text1"/>
        </w:rPr>
        <w:t>Bioenergy co-benefits:</w:t>
      </w:r>
      <w:r w:rsidRPr="00810775">
        <w:rPr>
          <w:rFonts w:ascii="Roboto" w:hAnsi="Roboto"/>
          <w:color w:val="000000" w:themeColor="text1"/>
        </w:rPr>
        <w:t xml:space="preserve"> Biomass power from encroacher bush supports energy supply while enabling productive land use (e.g. grazing).</w:t>
      </w:r>
    </w:p>
    <w:p w14:paraId="14FF3D56" w14:textId="77777777" w:rsidR="007103B9" w:rsidRPr="00810775" w:rsidRDefault="007103B9" w:rsidP="007103B9">
      <w:pPr>
        <w:pStyle w:val="Heading1"/>
        <w:jc w:val="both"/>
        <w:rPr>
          <w:rFonts w:ascii="Roboto" w:hAnsi="Roboto"/>
          <w:b/>
          <w:bCs/>
          <w:color w:val="000000" w:themeColor="text1"/>
          <w:sz w:val="24"/>
          <w:szCs w:val="24"/>
        </w:rPr>
      </w:pPr>
      <w:r w:rsidRPr="00810775">
        <w:rPr>
          <w:rFonts w:ascii="Roboto" w:hAnsi="Roboto"/>
          <w:b/>
          <w:bCs/>
          <w:color w:val="000000" w:themeColor="text1"/>
          <w:sz w:val="24"/>
          <w:szCs w:val="24"/>
        </w:rPr>
        <w:t xml:space="preserve">Tools: </w:t>
      </w:r>
      <w:r w:rsidRPr="00810775">
        <w:rPr>
          <w:rFonts w:ascii="Roboto" w:hAnsi="Roboto"/>
          <w:color w:val="000000" w:themeColor="text1"/>
          <w:sz w:val="24"/>
          <w:szCs w:val="24"/>
        </w:rPr>
        <w:t>CLEWs</w:t>
      </w:r>
    </w:p>
    <w:p w14:paraId="1EE0BEAC" w14:textId="4E4D996F" w:rsidR="007103B9" w:rsidRPr="00810775" w:rsidRDefault="007103B9" w:rsidP="007103B9">
      <w:pPr>
        <w:pStyle w:val="Heading1"/>
        <w:jc w:val="both"/>
        <w:rPr>
          <w:rFonts w:ascii="Roboto" w:hAnsi="Roboto"/>
          <w:b/>
          <w:bCs/>
          <w:color w:val="000000" w:themeColor="text1"/>
          <w:sz w:val="24"/>
          <w:szCs w:val="24"/>
        </w:rPr>
      </w:pPr>
      <w:r w:rsidRPr="00810775">
        <w:rPr>
          <w:rFonts w:ascii="Roboto" w:hAnsi="Roboto"/>
          <w:b/>
          <w:bCs/>
          <w:color w:val="000000" w:themeColor="text1"/>
          <w:sz w:val="24"/>
          <w:szCs w:val="24"/>
        </w:rPr>
        <w:t xml:space="preserve">Stakeholders: </w:t>
      </w:r>
      <w:r w:rsidRPr="00810775">
        <w:rPr>
          <w:rFonts w:ascii="Roboto" w:hAnsi="Roboto"/>
          <w:color w:val="000000" w:themeColor="text1"/>
          <w:sz w:val="24"/>
          <w:szCs w:val="24"/>
        </w:rPr>
        <w:t xml:space="preserve">National Planning Commission (NPC), Ministry of Agriculture, Water </w:t>
      </w:r>
      <w:r>
        <w:rPr>
          <w:rFonts w:ascii="Roboto" w:hAnsi="Roboto"/>
          <w:color w:val="000000" w:themeColor="text1"/>
          <w:sz w:val="24"/>
          <w:szCs w:val="24"/>
        </w:rPr>
        <w:t>&amp;</w:t>
      </w:r>
      <w:r w:rsidRPr="00810775">
        <w:rPr>
          <w:rFonts w:ascii="Roboto" w:hAnsi="Roboto"/>
          <w:color w:val="000000" w:themeColor="text1"/>
          <w:sz w:val="24"/>
          <w:szCs w:val="24"/>
        </w:rPr>
        <w:t xml:space="preserve"> Land Reform (MAWLR), the National Statistics Agency (NSA)</w:t>
      </w:r>
      <w:r>
        <w:rPr>
          <w:rFonts w:ascii="Roboto" w:hAnsi="Roboto"/>
          <w:color w:val="000000" w:themeColor="text1"/>
          <w:sz w:val="24"/>
          <w:szCs w:val="24"/>
        </w:rPr>
        <w:t>,</w:t>
      </w:r>
      <w:r w:rsidRPr="00810775">
        <w:rPr>
          <w:rFonts w:ascii="Roboto" w:hAnsi="Roboto"/>
          <w:color w:val="000000" w:themeColor="text1"/>
          <w:sz w:val="24"/>
          <w:szCs w:val="24"/>
        </w:rPr>
        <w:t xml:space="preserve"> Ministry of Mines </w:t>
      </w:r>
      <w:r>
        <w:rPr>
          <w:rFonts w:ascii="Roboto" w:hAnsi="Roboto"/>
          <w:color w:val="000000" w:themeColor="text1"/>
          <w:sz w:val="24"/>
          <w:szCs w:val="24"/>
        </w:rPr>
        <w:t>&amp;</w:t>
      </w:r>
      <w:r w:rsidRPr="00810775">
        <w:rPr>
          <w:rFonts w:ascii="Roboto" w:hAnsi="Roboto"/>
          <w:color w:val="000000" w:themeColor="text1"/>
          <w:sz w:val="24"/>
          <w:szCs w:val="24"/>
        </w:rPr>
        <w:t xml:space="preserve"> Energy (MME), UN DESA, UN ECA, KTH, FAO</w:t>
      </w:r>
    </w:p>
    <w:p w14:paraId="79C3D113" w14:textId="7A500B96" w:rsidR="004E7A69" w:rsidRDefault="005E34E6" w:rsidP="004E7A69">
      <w:pPr>
        <w:jc w:val="both"/>
        <w:rPr>
          <w:rFonts w:ascii="Roboto" w:hAnsi="Roboto"/>
          <w:color w:val="000000" w:themeColor="text1"/>
        </w:rPr>
      </w:pPr>
      <w:r w:rsidRPr="00810775">
        <w:rPr>
          <w:rFonts w:ascii="Roboto" w:hAnsi="Roboto"/>
          <w:b/>
          <w:bCs/>
          <w:color w:val="000000" w:themeColor="text1"/>
        </w:rPr>
        <w:br/>
        <w:t xml:space="preserve">Tags: </w:t>
      </w:r>
      <w:r w:rsidRPr="00810775">
        <w:rPr>
          <w:rFonts w:ascii="Roboto" w:hAnsi="Roboto"/>
          <w:color w:val="000000" w:themeColor="text1"/>
        </w:rPr>
        <w:t xml:space="preserve"> #</w:t>
      </w:r>
      <w:r w:rsidR="007103B9">
        <w:rPr>
          <w:rFonts w:ascii="Roboto" w:hAnsi="Roboto"/>
          <w:color w:val="000000" w:themeColor="text1"/>
        </w:rPr>
        <w:t>NDP</w:t>
      </w:r>
      <w:r w:rsidRPr="00810775">
        <w:rPr>
          <w:rFonts w:ascii="Roboto" w:hAnsi="Roboto"/>
          <w:color w:val="000000" w:themeColor="text1"/>
        </w:rPr>
        <w:t xml:space="preserve"> #Agricultur</w:t>
      </w:r>
      <w:r w:rsidR="007103B9">
        <w:rPr>
          <w:rFonts w:ascii="Roboto" w:hAnsi="Roboto"/>
          <w:color w:val="000000" w:themeColor="text1"/>
        </w:rPr>
        <w:t>e</w:t>
      </w:r>
    </w:p>
    <w:p w14:paraId="62F2A420" w14:textId="77777777" w:rsidR="004E7A69" w:rsidRDefault="004E7A69">
      <w:pPr>
        <w:rPr>
          <w:rFonts w:ascii="Roboto" w:hAnsi="Roboto"/>
          <w:color w:val="000000" w:themeColor="text1"/>
        </w:rPr>
      </w:pPr>
      <w:r>
        <w:rPr>
          <w:rFonts w:ascii="Roboto" w:hAnsi="Roboto"/>
          <w:color w:val="000000" w:themeColor="text1"/>
        </w:rPr>
        <w:br w:type="page"/>
      </w:r>
    </w:p>
    <w:p w14:paraId="43B38A4A" w14:textId="577C5F25" w:rsidR="00C620F1" w:rsidRPr="004E7A69" w:rsidRDefault="00984C13" w:rsidP="004E7A69">
      <w:pPr>
        <w:jc w:val="both"/>
        <w:rPr>
          <w:rFonts w:ascii="Roboto" w:hAnsi="Roboto"/>
          <w:color w:val="000000" w:themeColor="text1"/>
        </w:rPr>
      </w:pPr>
      <w:r w:rsidRPr="00810775">
        <w:rPr>
          <w:rFonts w:ascii="Roboto" w:hAnsi="Roboto"/>
          <w:b/>
          <w:bCs/>
          <w:color w:val="000000" w:themeColor="text1"/>
          <w:sz w:val="48"/>
          <w:szCs w:val="48"/>
        </w:rPr>
        <w:lastRenderedPageBreak/>
        <w:t>ZAMBIA</w:t>
      </w:r>
    </w:p>
    <w:p w14:paraId="0C8E2A17" w14:textId="3E5C4E6F" w:rsidR="003E7B17" w:rsidRPr="003E7B17" w:rsidRDefault="003E7B17" w:rsidP="008F30EB">
      <w:pPr>
        <w:pStyle w:val="Heading1"/>
        <w:jc w:val="both"/>
        <w:rPr>
          <w:rFonts w:ascii="Roboto" w:hAnsi="Roboto"/>
          <w:b/>
          <w:bCs/>
          <w:color w:val="auto"/>
          <w:sz w:val="24"/>
          <w:szCs w:val="24"/>
        </w:rPr>
      </w:pPr>
      <w:r w:rsidRPr="003E7B17">
        <w:rPr>
          <w:rFonts w:ascii="Roboto" w:hAnsi="Roboto"/>
          <w:b/>
          <w:bCs/>
          <w:color w:val="auto"/>
          <w:sz w:val="24"/>
          <w:szCs w:val="24"/>
        </w:rPr>
        <w:t>When:</w:t>
      </w:r>
      <w:r w:rsidR="0002592A" w:rsidRPr="00810775">
        <w:rPr>
          <w:rFonts w:ascii="Roboto" w:hAnsi="Roboto"/>
          <w:b/>
          <w:bCs/>
          <w:color w:val="auto"/>
          <w:sz w:val="24"/>
          <w:szCs w:val="24"/>
        </w:rPr>
        <w:t xml:space="preserve"> </w:t>
      </w:r>
      <w:r w:rsidR="001C60D0" w:rsidRPr="00810775">
        <w:rPr>
          <w:rFonts w:ascii="Roboto" w:hAnsi="Roboto"/>
          <w:color w:val="auto"/>
          <w:sz w:val="24"/>
          <w:szCs w:val="24"/>
        </w:rPr>
        <w:t>2024-2025</w:t>
      </w:r>
    </w:p>
    <w:p w14:paraId="44F1741F" w14:textId="07B3EFA9" w:rsidR="003E7B17" w:rsidRPr="003E7B17" w:rsidRDefault="003E7B17" w:rsidP="008F30EB">
      <w:pPr>
        <w:pStyle w:val="Heading1"/>
        <w:jc w:val="both"/>
        <w:rPr>
          <w:rFonts w:ascii="Roboto" w:hAnsi="Roboto"/>
          <w:b/>
          <w:bCs/>
          <w:color w:val="auto"/>
          <w:sz w:val="24"/>
          <w:szCs w:val="24"/>
        </w:rPr>
      </w:pPr>
      <w:r w:rsidRPr="003E7B17">
        <w:rPr>
          <w:rFonts w:ascii="Roboto" w:hAnsi="Roboto"/>
          <w:b/>
          <w:bCs/>
          <w:color w:val="auto"/>
          <w:sz w:val="24"/>
          <w:szCs w:val="24"/>
        </w:rPr>
        <w:t>Tools:</w:t>
      </w:r>
      <w:r w:rsidR="00F76730" w:rsidRPr="00810775">
        <w:rPr>
          <w:rFonts w:ascii="Roboto" w:hAnsi="Roboto"/>
          <w:b/>
          <w:bCs/>
          <w:color w:val="auto"/>
          <w:sz w:val="24"/>
          <w:szCs w:val="24"/>
        </w:rPr>
        <w:t xml:space="preserve"> CLEWs</w:t>
      </w:r>
    </w:p>
    <w:p w14:paraId="7E0092D6" w14:textId="093F0F13" w:rsidR="003E7B17" w:rsidRPr="003E7B17" w:rsidRDefault="003E7B17" w:rsidP="008F30EB">
      <w:pPr>
        <w:jc w:val="both"/>
        <w:rPr>
          <w:rFonts w:ascii="Roboto" w:hAnsi="Roboto"/>
          <w:b/>
          <w:bCs/>
          <w:sz w:val="16"/>
          <w:szCs w:val="16"/>
        </w:rPr>
      </w:pPr>
      <w:r w:rsidRPr="5BEA5997">
        <w:rPr>
          <w:rFonts w:ascii="Roboto" w:eastAsiaTheme="majorEastAsia" w:hAnsi="Roboto" w:cstheme="majorBidi"/>
          <w:b/>
          <w:bCs/>
        </w:rPr>
        <w:t>Stakeholders</w:t>
      </w:r>
      <w:r w:rsidR="00D830BC" w:rsidRPr="5BEA5997">
        <w:rPr>
          <w:rFonts w:ascii="Roboto" w:hAnsi="Roboto"/>
          <w:b/>
          <w:bCs/>
        </w:rPr>
        <w:t xml:space="preserve">: </w:t>
      </w:r>
      <w:r w:rsidR="002B0F6D" w:rsidRPr="5BEA5997">
        <w:rPr>
          <w:rFonts w:ascii="Roboto" w:hAnsi="Roboto"/>
        </w:rPr>
        <w:t xml:space="preserve">University of Zambia, KTH </w:t>
      </w:r>
      <w:r w:rsidR="4D6D0185" w:rsidRPr="5BEA5997">
        <w:rPr>
          <w:rFonts w:ascii="Roboto" w:hAnsi="Roboto"/>
        </w:rPr>
        <w:t>R</w:t>
      </w:r>
      <w:r w:rsidR="002B0F6D" w:rsidRPr="5BEA5997">
        <w:rPr>
          <w:rFonts w:ascii="Roboto" w:hAnsi="Roboto"/>
        </w:rPr>
        <w:t xml:space="preserve">oyal Institute of Technology, Centre for Energy, Environment and Engineering of </w:t>
      </w:r>
      <w:r w:rsidR="00810775" w:rsidRPr="5BEA5997">
        <w:rPr>
          <w:rFonts w:ascii="Roboto" w:hAnsi="Roboto"/>
        </w:rPr>
        <w:t>Zambia, Zambia</w:t>
      </w:r>
      <w:r w:rsidR="002B0F6D" w:rsidRPr="5BEA5997">
        <w:rPr>
          <w:rFonts w:ascii="Roboto" w:hAnsi="Roboto"/>
        </w:rPr>
        <w:t xml:space="preserve"> Electricity Supply </w:t>
      </w:r>
      <w:proofErr w:type="gramStart"/>
      <w:r w:rsidR="002B0F6D" w:rsidRPr="5BEA5997">
        <w:rPr>
          <w:rFonts w:ascii="Roboto" w:hAnsi="Roboto"/>
        </w:rPr>
        <w:t>Corporation,  Energy</w:t>
      </w:r>
      <w:proofErr w:type="gramEnd"/>
      <w:r w:rsidR="002B0F6D" w:rsidRPr="5BEA5997">
        <w:rPr>
          <w:rFonts w:ascii="Roboto" w:hAnsi="Roboto"/>
        </w:rPr>
        <w:t xml:space="preserve"> Regulation Board</w:t>
      </w:r>
      <w:r w:rsidR="00810775" w:rsidRPr="5BEA5997">
        <w:rPr>
          <w:rFonts w:ascii="Roboto" w:hAnsi="Roboto"/>
        </w:rPr>
        <w:t>, UN DESA</w:t>
      </w:r>
    </w:p>
    <w:p w14:paraId="770E2A2E" w14:textId="477A1F30" w:rsidR="003E7B17" w:rsidRPr="003E7B17" w:rsidRDefault="003E7B17" w:rsidP="008F30EB">
      <w:pPr>
        <w:pStyle w:val="Heading1"/>
        <w:jc w:val="both"/>
        <w:rPr>
          <w:rFonts w:ascii="Roboto" w:hAnsi="Roboto"/>
          <w:b/>
          <w:bCs/>
          <w:color w:val="auto"/>
          <w:sz w:val="24"/>
          <w:szCs w:val="24"/>
        </w:rPr>
      </w:pPr>
      <w:r w:rsidRPr="003E7B17">
        <w:rPr>
          <w:rFonts w:ascii="Roboto" w:hAnsi="Roboto"/>
          <w:b/>
          <w:bCs/>
          <w:color w:val="auto"/>
          <w:sz w:val="24"/>
          <w:szCs w:val="24"/>
        </w:rPr>
        <w:t>Context</w:t>
      </w:r>
      <w:r w:rsidR="00036363">
        <w:rPr>
          <w:rFonts w:ascii="Roboto" w:hAnsi="Roboto"/>
          <w:b/>
          <w:bCs/>
          <w:color w:val="auto"/>
          <w:sz w:val="24"/>
          <w:szCs w:val="24"/>
        </w:rPr>
        <w:t xml:space="preserve">: </w:t>
      </w:r>
      <w:r w:rsidR="00036363" w:rsidRPr="00036363">
        <w:rPr>
          <w:rFonts w:ascii="Roboto" w:hAnsi="Roboto"/>
          <w:color w:val="auto"/>
          <w:sz w:val="24"/>
          <w:szCs w:val="24"/>
        </w:rPr>
        <w:t>Zambia is pursuing universal energy access, agricultural growth, and sustainable land use under frameworks such as the National Energy Compact and IRP. Ambitious crop targets for maize, wheat, and soybean will increase demand for land, water, and electricity, especially for irrigation. The CLEWs framework is used to assess these interlinkages.</w:t>
      </w:r>
    </w:p>
    <w:p w14:paraId="75750C16" w14:textId="59620BE5" w:rsidR="003E7B17" w:rsidRPr="003E7B17" w:rsidRDefault="003E7B17" w:rsidP="008F30EB">
      <w:pPr>
        <w:pStyle w:val="Heading1"/>
        <w:jc w:val="both"/>
        <w:rPr>
          <w:rFonts w:ascii="Roboto" w:hAnsi="Roboto"/>
          <w:b/>
          <w:bCs/>
          <w:color w:val="auto"/>
          <w:sz w:val="24"/>
          <w:szCs w:val="24"/>
        </w:rPr>
      </w:pPr>
      <w:r w:rsidRPr="5BEA5997">
        <w:rPr>
          <w:rFonts w:ascii="Roboto" w:hAnsi="Roboto"/>
          <w:b/>
          <w:bCs/>
          <w:color w:val="auto"/>
          <w:sz w:val="24"/>
          <w:szCs w:val="24"/>
        </w:rPr>
        <w:t>What happened</w:t>
      </w:r>
      <w:r w:rsidR="00235208" w:rsidRPr="5BEA5997">
        <w:rPr>
          <w:rFonts w:ascii="Roboto" w:hAnsi="Roboto"/>
          <w:b/>
          <w:bCs/>
          <w:color w:val="auto"/>
          <w:sz w:val="24"/>
          <w:szCs w:val="24"/>
        </w:rPr>
        <w:t xml:space="preserve">: </w:t>
      </w:r>
      <w:r w:rsidR="00235208" w:rsidRPr="5BEA5997">
        <w:rPr>
          <w:rFonts w:ascii="Roboto" w:hAnsi="Roboto"/>
          <w:color w:val="auto"/>
          <w:sz w:val="24"/>
          <w:szCs w:val="24"/>
        </w:rPr>
        <w:t>CLEWs scenarios (AgriBoost, AgriBoostPlus, GreenShift) were developed to assess agricultural targets, solar PV for irrigation, and renewable energy alignment. Results show a 71% increase in harvested land, major growth in water use (up to ~9.2 billion m³), and a 12× rise in electricity demand. Land-use changes increase emissions, while solar and wind emerge as least-cost solutions for supporting both agriculture and energy goals.</w:t>
      </w:r>
    </w:p>
    <w:p w14:paraId="265D9F0E" w14:textId="77777777" w:rsidR="003E7B17" w:rsidRDefault="003E7B17" w:rsidP="008F30EB">
      <w:pPr>
        <w:pStyle w:val="Heading1"/>
        <w:jc w:val="both"/>
        <w:rPr>
          <w:rFonts w:ascii="Roboto" w:hAnsi="Roboto"/>
          <w:b/>
          <w:bCs/>
          <w:color w:val="auto"/>
          <w:sz w:val="24"/>
          <w:szCs w:val="24"/>
        </w:rPr>
      </w:pPr>
      <w:r w:rsidRPr="003E7B17">
        <w:rPr>
          <w:rFonts w:ascii="Roboto" w:hAnsi="Roboto"/>
          <w:b/>
          <w:bCs/>
          <w:color w:val="auto"/>
          <w:sz w:val="24"/>
          <w:szCs w:val="24"/>
        </w:rPr>
        <w:t>Key insights</w:t>
      </w:r>
    </w:p>
    <w:p w14:paraId="7E1F65E7" w14:textId="7456E2A6" w:rsidR="00B80185" w:rsidRPr="00B80185" w:rsidRDefault="00B80185" w:rsidP="008F30EB">
      <w:pPr>
        <w:pStyle w:val="ListParagraph"/>
        <w:numPr>
          <w:ilvl w:val="0"/>
          <w:numId w:val="17"/>
        </w:numPr>
        <w:jc w:val="both"/>
      </w:pPr>
      <w:r w:rsidRPr="00B80185">
        <w:t xml:space="preserve">Integrated planning across land, water, energy, and agriculture is critical to achieving national targets and avoiding resource bottlenecks. </w:t>
      </w:r>
    </w:p>
    <w:p w14:paraId="15954010" w14:textId="6EA7A0CA" w:rsidR="00B80185" w:rsidRDefault="00B80185" w:rsidP="008F30EB">
      <w:pPr>
        <w:pStyle w:val="ListParagraph"/>
        <w:numPr>
          <w:ilvl w:val="0"/>
          <w:numId w:val="17"/>
        </w:numPr>
        <w:jc w:val="both"/>
      </w:pPr>
      <w:r w:rsidRPr="00B80185">
        <w:t xml:space="preserve">Agricultural expansion creates significant trade-offs, including increased pressure on groundwater resources and higher emissions from land-use change. </w:t>
      </w:r>
    </w:p>
    <w:p w14:paraId="28BC7A0A" w14:textId="77777777" w:rsidR="008F30EB" w:rsidRPr="008F30EB" w:rsidRDefault="008F30EB" w:rsidP="5BEA5997">
      <w:pPr>
        <w:pStyle w:val="ListParagraph"/>
        <w:spacing w:after="80" w:line="271" w:lineRule="auto"/>
        <w:jc w:val="both"/>
        <w:rPr>
          <w:rFonts w:ascii="Calibri" w:eastAsia="Calibri" w:hAnsi="Calibri" w:cs="Calibri"/>
          <w:sz w:val="20"/>
          <w:szCs w:val="20"/>
        </w:rPr>
      </w:pPr>
    </w:p>
    <w:p w14:paraId="61A2A9F9" w14:textId="77777777" w:rsidR="008F30EB" w:rsidRDefault="008F30EB" w:rsidP="5BEA5997">
      <w:pPr>
        <w:keepNext/>
        <w:spacing w:after="80" w:line="271" w:lineRule="auto"/>
        <w:jc w:val="both"/>
      </w:pPr>
      <w:r>
        <w:rPr>
          <w:noProof/>
        </w:rPr>
        <w:lastRenderedPageBreak/>
        <w:drawing>
          <wp:inline distT="0" distB="0" distL="0" distR="0" wp14:anchorId="45EC3E10" wp14:editId="7EE6D04A">
            <wp:extent cx="5943600" cy="2091055"/>
            <wp:effectExtent l="0" t="0" r="0" b="4445"/>
            <wp:docPr id="8172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3902" name=""/>
                    <pic:cNvPicPr/>
                  </pic:nvPicPr>
                  <pic:blipFill>
                    <a:blip r:embed="rId22"/>
                    <a:stretch>
                      <a:fillRect/>
                    </a:stretch>
                  </pic:blipFill>
                  <pic:spPr>
                    <a:xfrm>
                      <a:off x="0" y="0"/>
                      <a:ext cx="5943600" cy="2091055"/>
                    </a:xfrm>
                    <a:prstGeom prst="rect">
                      <a:avLst/>
                    </a:prstGeom>
                  </pic:spPr>
                </pic:pic>
              </a:graphicData>
            </a:graphic>
          </wp:inline>
        </w:drawing>
      </w:r>
    </w:p>
    <w:p w14:paraId="385F9537" w14:textId="77777777" w:rsidR="008F30EB" w:rsidRDefault="008F30EB" w:rsidP="5BEA5997">
      <w:pPr>
        <w:pStyle w:val="Caption"/>
        <w:jc w:val="both"/>
        <w:rPr>
          <w:rFonts w:ascii="Calibri" w:eastAsia="Calibri" w:hAnsi="Calibri" w:cs="Calibri"/>
          <w:sz w:val="20"/>
          <w:szCs w:val="20"/>
          <w:lang w:val="en-US"/>
        </w:rPr>
      </w:pPr>
      <w:r>
        <w:t xml:space="preserve">Figure </w:t>
      </w:r>
      <w:r>
        <w:fldChar w:fldCharType="begin"/>
      </w:r>
      <w:r>
        <w:instrText xml:space="preserve"> SEQ Figure \* ARABIC </w:instrText>
      </w:r>
      <w:r>
        <w:fldChar w:fldCharType="separate"/>
      </w:r>
      <w:r w:rsidRPr="5BEA5997">
        <w:rPr>
          <w:noProof/>
        </w:rPr>
        <w:t>1</w:t>
      </w:r>
      <w:r>
        <w:fldChar w:fldCharType="end"/>
      </w:r>
      <w:r>
        <w:t xml:space="preserve"> Use of water for crop irrigation (featuring the National Energy Compact's production targets for maize, wheat, and soybean) vs the Reference scenario (same as the former but without the targets) by 2050.</w:t>
      </w:r>
    </w:p>
    <w:p w14:paraId="75455A17" w14:textId="77777777" w:rsidR="008F30EB" w:rsidRPr="00B80185" w:rsidRDefault="008F30EB" w:rsidP="008F30EB">
      <w:pPr>
        <w:jc w:val="both"/>
      </w:pPr>
    </w:p>
    <w:p w14:paraId="19C76415" w14:textId="2766C15C" w:rsidR="00B80185" w:rsidRPr="00B80185" w:rsidRDefault="00B80185" w:rsidP="008F30EB">
      <w:pPr>
        <w:pStyle w:val="ListParagraph"/>
        <w:numPr>
          <w:ilvl w:val="0"/>
          <w:numId w:val="17"/>
        </w:numPr>
        <w:jc w:val="both"/>
      </w:pPr>
      <w:r w:rsidRPr="00B80185">
        <w:t xml:space="preserve">Electrification of irrigation is a key driver of future energy demand and requires substantial infrastructure investment. </w:t>
      </w:r>
    </w:p>
    <w:p w14:paraId="11572AEF" w14:textId="15A544CE" w:rsidR="00B80185" w:rsidRPr="00B80185" w:rsidRDefault="00B80185" w:rsidP="008F30EB">
      <w:pPr>
        <w:pStyle w:val="ListParagraph"/>
        <w:numPr>
          <w:ilvl w:val="0"/>
          <w:numId w:val="17"/>
        </w:numPr>
        <w:jc w:val="both"/>
      </w:pPr>
      <w:r w:rsidRPr="00B80185">
        <w:t xml:space="preserve">Distributed solar PV can support small-scale farming, improve resilience to drought, and provide a cost-effective solution for irrigation, though its emissions impact is modest unless deployed at scale. </w:t>
      </w:r>
    </w:p>
    <w:p w14:paraId="5816DA3B" w14:textId="76CCF3D1" w:rsidR="00B80185" w:rsidRPr="00B80185" w:rsidRDefault="00B80185" w:rsidP="008F30EB">
      <w:pPr>
        <w:pStyle w:val="ListParagraph"/>
        <w:numPr>
          <w:ilvl w:val="0"/>
          <w:numId w:val="17"/>
        </w:numPr>
        <w:jc w:val="both"/>
      </w:pPr>
      <w:r w:rsidRPr="00B80185">
        <w:t xml:space="preserve">Scaling up non-hydro renewable energy (solar and wind) creates synergies between energy transition and agricultural development, while reducing reliance on hydropower and coal. </w:t>
      </w:r>
    </w:p>
    <w:p w14:paraId="7FBEE73E" w14:textId="3911B418" w:rsidR="00B80185" w:rsidRPr="00B80185" w:rsidRDefault="00B80185" w:rsidP="008F30EB">
      <w:pPr>
        <w:pStyle w:val="ListParagraph"/>
        <w:numPr>
          <w:ilvl w:val="0"/>
          <w:numId w:val="17"/>
        </w:numPr>
        <w:jc w:val="both"/>
      </w:pPr>
      <w:r w:rsidRPr="00B80185">
        <w:t xml:space="preserve">Strong institutional coordination and spatial planning are essential to manage competing demands for land and ensure sustainable outcomes. </w:t>
      </w:r>
    </w:p>
    <w:p w14:paraId="5966F546" w14:textId="3A4D3747" w:rsidR="00B80185" w:rsidRPr="003E7B17" w:rsidRDefault="00B80185" w:rsidP="008F30EB">
      <w:pPr>
        <w:pStyle w:val="ListParagraph"/>
        <w:numPr>
          <w:ilvl w:val="0"/>
          <w:numId w:val="17"/>
        </w:numPr>
        <w:jc w:val="both"/>
      </w:pPr>
      <w:r w:rsidRPr="00B80185">
        <w:t>Achieving these targets will require significant investment (estimated at around USD 18 billion by 2050) and improved policy alignment.</w:t>
      </w:r>
    </w:p>
    <w:p w14:paraId="70ABA7B0" w14:textId="3CEC9A38" w:rsidR="003E7B17" w:rsidRPr="003E7B17" w:rsidRDefault="003E7B17" w:rsidP="5BEA5997">
      <w:pPr>
        <w:pStyle w:val="Heading1"/>
        <w:jc w:val="both"/>
        <w:rPr>
          <w:rFonts w:ascii="Roboto" w:hAnsi="Roboto"/>
          <w:color w:val="auto"/>
          <w:sz w:val="24"/>
          <w:szCs w:val="24"/>
        </w:rPr>
      </w:pPr>
      <w:r w:rsidRPr="5BEA5997">
        <w:rPr>
          <w:rFonts w:ascii="Roboto" w:hAnsi="Roboto"/>
          <w:b/>
          <w:bCs/>
          <w:color w:val="auto"/>
          <w:sz w:val="24"/>
          <w:szCs w:val="24"/>
        </w:rPr>
        <w:t>Resources</w:t>
      </w:r>
      <w:r w:rsidR="6AD90710" w:rsidRPr="5BEA5997">
        <w:rPr>
          <w:rFonts w:ascii="Roboto" w:hAnsi="Roboto"/>
          <w:b/>
          <w:bCs/>
          <w:color w:val="auto"/>
          <w:sz w:val="24"/>
          <w:szCs w:val="24"/>
        </w:rPr>
        <w:t xml:space="preserve">: </w:t>
      </w:r>
      <w:hyperlink r:id="rId23">
        <w:r w:rsidR="6AD90710" w:rsidRPr="5BEA5997">
          <w:rPr>
            <w:rStyle w:val="Hyperlink"/>
            <w:rFonts w:ascii="Roboto" w:hAnsi="Roboto"/>
            <w:sz w:val="24"/>
            <w:szCs w:val="24"/>
          </w:rPr>
          <w:t>Policy Bri</w:t>
        </w:r>
        <w:r w:rsidR="3E263F18" w:rsidRPr="5BEA5997">
          <w:rPr>
            <w:rStyle w:val="Hyperlink"/>
            <w:rFonts w:ascii="Roboto" w:hAnsi="Roboto"/>
            <w:sz w:val="24"/>
            <w:szCs w:val="24"/>
          </w:rPr>
          <w:t>ef</w:t>
        </w:r>
      </w:hyperlink>
    </w:p>
    <w:p w14:paraId="044CEF58" w14:textId="11EC12C2" w:rsidR="003E7B17" w:rsidRPr="003E7B17" w:rsidRDefault="003E7B17" w:rsidP="008F30EB">
      <w:pPr>
        <w:pStyle w:val="Heading1"/>
        <w:jc w:val="both"/>
        <w:rPr>
          <w:rFonts w:ascii="Roboto" w:hAnsi="Roboto"/>
          <w:b/>
          <w:bCs/>
          <w:color w:val="auto"/>
          <w:sz w:val="24"/>
          <w:szCs w:val="24"/>
        </w:rPr>
      </w:pPr>
      <w:r w:rsidRPr="5BEA5997">
        <w:rPr>
          <w:rFonts w:ascii="Roboto" w:hAnsi="Roboto"/>
          <w:b/>
          <w:bCs/>
          <w:color w:val="auto"/>
          <w:sz w:val="24"/>
          <w:szCs w:val="24"/>
        </w:rPr>
        <w:t>Tags</w:t>
      </w:r>
      <w:r w:rsidR="699790E2" w:rsidRPr="5BEA5997">
        <w:rPr>
          <w:rFonts w:ascii="Roboto" w:hAnsi="Roboto"/>
          <w:b/>
          <w:bCs/>
          <w:color w:val="auto"/>
          <w:sz w:val="24"/>
          <w:szCs w:val="24"/>
        </w:rPr>
        <w:t>:</w:t>
      </w:r>
      <w:r w:rsidR="699790E2" w:rsidRPr="5BEA5997">
        <w:rPr>
          <w:rFonts w:ascii="Roboto" w:hAnsi="Roboto"/>
          <w:color w:val="auto"/>
          <w:sz w:val="24"/>
          <w:szCs w:val="24"/>
        </w:rPr>
        <w:t xml:space="preserve"> #</w:t>
      </w:r>
      <w:r w:rsidR="390C9D5F" w:rsidRPr="5BEA5997">
        <w:rPr>
          <w:rFonts w:ascii="Roboto" w:hAnsi="Roboto"/>
          <w:color w:val="auto"/>
          <w:sz w:val="24"/>
          <w:szCs w:val="24"/>
        </w:rPr>
        <w:t>AgricultureModernization #SolarEnergy #LandUse #FoodSecurity</w:t>
      </w:r>
    </w:p>
    <w:p w14:paraId="2F6880F2" w14:textId="18A6E991" w:rsidR="00810775" w:rsidRPr="004E7A69" w:rsidRDefault="00810775" w:rsidP="5BEA5997">
      <w:pPr>
        <w:pStyle w:val="Heading2"/>
        <w:spacing w:line="276" w:lineRule="auto"/>
        <w:rPr>
          <w:rFonts w:ascii="Aptos Display" w:eastAsia="Aptos Display" w:hAnsi="Aptos Display" w:cs="Aptos Display"/>
          <w:b/>
          <w:bCs/>
          <w:sz w:val="48"/>
          <w:szCs w:val="48"/>
        </w:rPr>
      </w:pPr>
    </w:p>
    <w:p w14:paraId="6E609688" w14:textId="5B94E814" w:rsidR="00810775" w:rsidRPr="004E7A69" w:rsidRDefault="00810775" w:rsidP="5BEA5997">
      <w:pPr>
        <w:pStyle w:val="Heading2"/>
        <w:spacing w:line="276" w:lineRule="auto"/>
        <w:rPr>
          <w:rFonts w:ascii="Aptos Display" w:eastAsia="Aptos Display" w:hAnsi="Aptos Display" w:cs="Aptos Display"/>
          <w:b/>
          <w:bCs/>
          <w:sz w:val="48"/>
          <w:szCs w:val="48"/>
        </w:rPr>
      </w:pPr>
    </w:p>
    <w:p w14:paraId="286C514B" w14:textId="3795D585" w:rsidR="00810775" w:rsidRPr="004E7A69" w:rsidRDefault="00810775" w:rsidP="5BEA5997"/>
    <w:p w14:paraId="0BAD5403" w14:textId="4E40F0A5" w:rsidR="00810775" w:rsidRPr="004E7A69" w:rsidRDefault="07C07D6E" w:rsidP="5BEA5997">
      <w:pPr>
        <w:pStyle w:val="Heading2"/>
        <w:spacing w:line="276" w:lineRule="auto"/>
      </w:pPr>
      <w:r w:rsidRPr="5BEA5997">
        <w:rPr>
          <w:rFonts w:ascii="Aptos Display" w:eastAsia="Aptos Display" w:hAnsi="Aptos Display" w:cs="Aptos Display"/>
          <w:b/>
          <w:bCs/>
          <w:sz w:val="48"/>
          <w:szCs w:val="48"/>
        </w:rPr>
        <w:lastRenderedPageBreak/>
        <w:t>BHUTAN</w:t>
      </w:r>
    </w:p>
    <w:p w14:paraId="4E6F3015" w14:textId="0AF17E1F" w:rsidR="00810775" w:rsidRPr="004E7A69" w:rsidRDefault="07C07D6E" w:rsidP="5BEA5997">
      <w:pPr>
        <w:spacing w:line="276" w:lineRule="auto"/>
      </w:pPr>
      <w:r w:rsidRPr="5BEA5997">
        <w:rPr>
          <w:rFonts w:ascii="Aptos" w:eastAsia="Aptos" w:hAnsi="Aptos" w:cs="Aptos"/>
          <w:b/>
          <w:bCs/>
        </w:rPr>
        <w:t>When:</w:t>
      </w:r>
      <w:r w:rsidRPr="5BEA5997">
        <w:rPr>
          <w:rFonts w:ascii="Aptos" w:eastAsia="Aptos" w:hAnsi="Aptos" w:cs="Aptos"/>
        </w:rPr>
        <w:t xml:space="preserve"> 2020-2021</w:t>
      </w:r>
    </w:p>
    <w:p w14:paraId="57F22EB2" w14:textId="7B71BAC1" w:rsidR="00810775" w:rsidRPr="004E7A69" w:rsidRDefault="07C07D6E" w:rsidP="5BEA5997">
      <w:pPr>
        <w:spacing w:line="276" w:lineRule="auto"/>
        <w:jc w:val="both"/>
      </w:pPr>
      <w:r w:rsidRPr="5BEA5997">
        <w:rPr>
          <w:rFonts w:ascii="Aptos" w:eastAsia="Aptos" w:hAnsi="Aptos" w:cs="Aptos"/>
          <w:b/>
          <w:bCs/>
        </w:rPr>
        <w:t>Purpose:</w:t>
      </w:r>
      <w:r w:rsidRPr="5BEA5997">
        <w:rPr>
          <w:rFonts w:ascii="Aptos" w:eastAsia="Aptos" w:hAnsi="Aptos" w:cs="Aptos"/>
        </w:rPr>
        <w:t xml:space="preserve"> Assess how Bhutan can pursue energy security and food self-sufficiency while maintaining its carbon-neutral commitment under NDC 2.0. The analysis focused on managing climate-sensitive land, energy and water resources, given Bhutan’s dependence on agriculture and hydropower, and its constitutional mandate to maintain at least 60% forest cover</w:t>
      </w:r>
    </w:p>
    <w:p w14:paraId="3E8AB95C" w14:textId="11AA9929" w:rsidR="00810775" w:rsidRPr="004E7A69" w:rsidRDefault="07C07D6E" w:rsidP="5BEA5997">
      <w:pPr>
        <w:spacing w:after="0" w:line="276" w:lineRule="auto"/>
        <w:jc w:val="both"/>
      </w:pPr>
      <w:r w:rsidRPr="5BEA5997">
        <w:rPr>
          <w:rFonts w:ascii="Aptos" w:eastAsia="Aptos" w:hAnsi="Aptos" w:cs="Aptos"/>
        </w:rPr>
        <w:t xml:space="preserve"> </w:t>
      </w:r>
    </w:p>
    <w:p w14:paraId="07B4B0E0" w14:textId="00627F11" w:rsidR="00810775" w:rsidRPr="004E7A69" w:rsidRDefault="07C07D6E" w:rsidP="5BEA5997">
      <w:pPr>
        <w:spacing w:line="276" w:lineRule="auto"/>
        <w:jc w:val="both"/>
      </w:pPr>
      <w:r w:rsidRPr="5BEA5997">
        <w:rPr>
          <w:rFonts w:ascii="Aptos" w:eastAsia="Aptos" w:hAnsi="Aptos" w:cs="Aptos"/>
          <w:b/>
          <w:bCs/>
        </w:rPr>
        <w:t xml:space="preserve">What happened: </w:t>
      </w:r>
      <w:r w:rsidRPr="5BEA5997">
        <w:rPr>
          <w:rFonts w:ascii="Aptos" w:eastAsia="Aptos" w:hAnsi="Aptos" w:cs="Aptos"/>
        </w:rPr>
        <w:t>A national CLEWS model was developed for 2020–2035 using 2017–2019 baseline data. It analyzed energy demand, fossil fuel use, hydropower, agriculture, land availability and GHG emissions under BAU and low-emission pathways. Food security scenarios also tested self-sufficiency targets, climate impacts and irrigation.</w:t>
      </w:r>
    </w:p>
    <w:p w14:paraId="04F2B51E" w14:textId="5B6D1233" w:rsidR="00810775" w:rsidRPr="004E7A69" w:rsidRDefault="07C07D6E" w:rsidP="5BEA5997">
      <w:pPr>
        <w:spacing w:line="276" w:lineRule="auto"/>
        <w:rPr>
          <w:rFonts w:ascii="Aptos" w:eastAsia="Aptos" w:hAnsi="Aptos" w:cs="Aptos"/>
        </w:rPr>
      </w:pPr>
      <w:r w:rsidRPr="5BEA5997">
        <w:rPr>
          <w:rFonts w:ascii="Aptos" w:eastAsia="Aptos" w:hAnsi="Aptos" w:cs="Aptos"/>
          <w:b/>
          <w:bCs/>
        </w:rPr>
        <w:t>Key insights:</w:t>
      </w:r>
      <w:r w:rsidR="10B264B1" w:rsidRPr="5BEA5997">
        <w:rPr>
          <w:rFonts w:ascii="Aptos" w:eastAsia="Aptos" w:hAnsi="Aptos" w:cs="Aptos"/>
          <w:b/>
          <w:bCs/>
        </w:rPr>
        <w:t xml:space="preserve"> </w:t>
      </w:r>
      <w:r w:rsidR="44315B1E" w:rsidRPr="5BEA5997">
        <w:rPr>
          <w:rFonts w:ascii="Aptos" w:eastAsia="Aptos" w:hAnsi="Aptos" w:cs="Aptos"/>
        </w:rPr>
        <w:t xml:space="preserve">The CLEWS model shows that Bhutan’s largest mitigation potential comes from the electricity sector, particularly through hydropower exports. Transport and industry are projected to become the main sources of emissions between 2019 and 2035, even with reduced fossil fuel use. </w:t>
      </w:r>
    </w:p>
    <w:p w14:paraId="14DEDFA7" w14:textId="536698EB" w:rsidR="00810775" w:rsidRPr="004E7A69" w:rsidRDefault="0CCB88D6" w:rsidP="5BEA5997">
      <w:pPr>
        <w:spacing w:line="276" w:lineRule="auto"/>
      </w:pPr>
      <w:r>
        <w:rPr>
          <w:noProof/>
        </w:rPr>
        <w:drawing>
          <wp:inline distT="0" distB="0" distL="0" distR="0" wp14:anchorId="33AEBEA9" wp14:editId="557DB816">
            <wp:extent cx="5943600" cy="2114550"/>
            <wp:effectExtent l="0" t="0" r="0" b="0"/>
            <wp:docPr id="132218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236" name="Picture 132218236"/>
                    <pic:cNvPicPr/>
                  </pic:nvPicPr>
                  <pic:blipFill>
                    <a:blip r:embed="rId24">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14:paraId="6E683A25" w14:textId="1BD28696" w:rsidR="00810775" w:rsidRPr="004E7A69" w:rsidRDefault="58D302E1" w:rsidP="5BEA5997">
      <w:pPr>
        <w:spacing w:line="276" w:lineRule="auto"/>
        <w:rPr>
          <w:rFonts w:ascii="Aptos" w:eastAsia="Aptos" w:hAnsi="Aptos" w:cs="Aptos"/>
        </w:rPr>
      </w:pPr>
      <w:r w:rsidRPr="5BEA5997">
        <w:rPr>
          <w:rFonts w:ascii="Aptos" w:eastAsia="Aptos" w:hAnsi="Aptos" w:cs="Aptos"/>
        </w:rPr>
        <w:t>Food self-sufficiency targets appear achievable by using fallow land and some additional land from forest or other land covers. Climate change may reduce land needs by increasing yields for most crops, while irrigation and improved management practices can further reduce land requirements.</w:t>
      </w:r>
    </w:p>
    <w:p w14:paraId="0FDF1EA6" w14:textId="75717219" w:rsidR="00810775" w:rsidRPr="004E7A69" w:rsidRDefault="00810775" w:rsidP="5BEA5997">
      <w:pPr>
        <w:spacing w:line="276" w:lineRule="auto"/>
        <w:rPr>
          <w:rFonts w:ascii="Aptos" w:eastAsia="Aptos" w:hAnsi="Aptos" w:cs="Aptos"/>
        </w:rPr>
      </w:pPr>
    </w:p>
    <w:p w14:paraId="7FF67F49" w14:textId="64373AA4" w:rsidR="00810775" w:rsidRPr="004E7A69" w:rsidRDefault="00810775" w:rsidP="5BEA5997">
      <w:pPr>
        <w:spacing w:line="276" w:lineRule="auto"/>
        <w:rPr>
          <w:rFonts w:ascii="Aptos" w:eastAsia="Aptos" w:hAnsi="Aptos" w:cs="Aptos"/>
        </w:rPr>
      </w:pPr>
    </w:p>
    <w:p w14:paraId="0792BA9C" w14:textId="40CEC859" w:rsidR="00810775" w:rsidRPr="004E7A69" w:rsidRDefault="58D302E1" w:rsidP="5BEA5997">
      <w:pPr>
        <w:spacing w:line="276" w:lineRule="auto"/>
      </w:pPr>
      <w:r>
        <w:rPr>
          <w:noProof/>
        </w:rPr>
        <w:lastRenderedPageBreak/>
        <w:drawing>
          <wp:inline distT="0" distB="0" distL="0" distR="0" wp14:anchorId="5E5DCCBC" wp14:editId="72FEB58D">
            <wp:extent cx="5943600" cy="2266950"/>
            <wp:effectExtent l="0" t="0" r="0" b="0"/>
            <wp:docPr id="1710039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4004" name="Picture 394424004"/>
                    <pic:cNvPicPr/>
                  </pic:nvPicPr>
                  <pic:blipFill>
                    <a:blip r:embed="rId25">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14:paraId="2E5CB153" w14:textId="436DA9C1" w:rsidR="00810775" w:rsidRPr="004E7A69" w:rsidRDefault="58D302E1" w:rsidP="5BEA5997">
      <w:pPr>
        <w:spacing w:line="276" w:lineRule="auto"/>
        <w:rPr>
          <w:rFonts w:ascii="Aptos" w:eastAsia="Aptos" w:hAnsi="Aptos" w:cs="Aptos"/>
        </w:rPr>
      </w:pPr>
      <w:r w:rsidRPr="5BEA5997">
        <w:rPr>
          <w:rFonts w:ascii="Aptos" w:eastAsia="Aptos" w:hAnsi="Aptos" w:cs="Aptos"/>
        </w:rPr>
        <w:t xml:space="preserve">In brief: </w:t>
      </w:r>
    </w:p>
    <w:p w14:paraId="4047F7EF" w14:textId="6E480401" w:rsidR="00810775" w:rsidRPr="004E7A69" w:rsidRDefault="07C07D6E" w:rsidP="5BEA5997">
      <w:pPr>
        <w:pStyle w:val="ListParagraph"/>
        <w:numPr>
          <w:ilvl w:val="0"/>
          <w:numId w:val="2"/>
        </w:numPr>
        <w:spacing w:after="0" w:line="276" w:lineRule="auto"/>
        <w:rPr>
          <w:rFonts w:ascii="Aptos" w:eastAsia="Aptos" w:hAnsi="Aptos" w:cs="Aptos"/>
        </w:rPr>
      </w:pPr>
      <w:r w:rsidRPr="5BEA5997">
        <w:rPr>
          <w:rFonts w:ascii="Aptos" w:eastAsia="Aptos" w:hAnsi="Aptos" w:cs="Aptos"/>
          <w:b/>
          <w:bCs/>
        </w:rPr>
        <w:t>Industry:</w:t>
      </w:r>
      <w:r w:rsidRPr="5BEA5997">
        <w:rPr>
          <w:rFonts w:ascii="Aptos" w:eastAsia="Aptos" w:hAnsi="Aptos" w:cs="Aptos"/>
        </w:rPr>
        <w:t xml:space="preserve"> Industrial emissions rise with growth, requiring process-level mitigation such as fuel substitution, RDF in cement, direct hot charging in steel, and electrification of industrial processes. </w:t>
      </w:r>
    </w:p>
    <w:p w14:paraId="6DE1DAC4" w14:textId="7CF2EBB9" w:rsidR="00810775" w:rsidRPr="004E7A69" w:rsidRDefault="07C07D6E" w:rsidP="5BEA5997">
      <w:pPr>
        <w:pStyle w:val="ListParagraph"/>
        <w:numPr>
          <w:ilvl w:val="0"/>
          <w:numId w:val="2"/>
        </w:numPr>
        <w:spacing w:after="0" w:line="276" w:lineRule="auto"/>
        <w:rPr>
          <w:rFonts w:ascii="Aptos" w:eastAsia="Aptos" w:hAnsi="Aptos" w:cs="Aptos"/>
        </w:rPr>
      </w:pPr>
      <w:r w:rsidRPr="5BEA5997">
        <w:rPr>
          <w:rFonts w:ascii="Aptos" w:eastAsia="Aptos" w:hAnsi="Aptos" w:cs="Aptos"/>
          <w:b/>
          <w:bCs/>
        </w:rPr>
        <w:t>Energy:</w:t>
      </w:r>
      <w:r w:rsidRPr="5BEA5997">
        <w:rPr>
          <w:rFonts w:ascii="Aptos" w:eastAsia="Aptos" w:hAnsi="Aptos" w:cs="Aptos"/>
        </w:rPr>
        <w:t xml:space="preserve"> Hydropower supports Bhutan’s carbon-neutral pathway, but transport fuel demand remains a risk. The low-emission scenario reduces liquid petroleum demand by 15.36 PJ by 2035. </w:t>
      </w:r>
    </w:p>
    <w:p w14:paraId="4F9266F4" w14:textId="7DADA935" w:rsidR="00810775" w:rsidRPr="004E7A69" w:rsidRDefault="07C07D6E" w:rsidP="5BEA5997">
      <w:pPr>
        <w:pStyle w:val="ListParagraph"/>
        <w:numPr>
          <w:ilvl w:val="0"/>
          <w:numId w:val="2"/>
        </w:numPr>
        <w:spacing w:after="0" w:line="276" w:lineRule="auto"/>
        <w:rPr>
          <w:rFonts w:ascii="Aptos" w:eastAsia="Aptos" w:hAnsi="Aptos" w:cs="Aptos"/>
        </w:rPr>
      </w:pPr>
      <w:r w:rsidRPr="5BEA5997">
        <w:rPr>
          <w:rFonts w:ascii="Aptos" w:eastAsia="Aptos" w:hAnsi="Aptos" w:cs="Aptos"/>
          <w:b/>
          <w:bCs/>
        </w:rPr>
        <w:t>Food security &amp; land:</w:t>
      </w:r>
      <w:r w:rsidRPr="5BEA5997">
        <w:rPr>
          <w:rFonts w:ascii="Aptos" w:eastAsia="Aptos" w:hAnsi="Aptos" w:cs="Aptos"/>
        </w:rPr>
        <w:t xml:space="preserve"> Self-sufficiency is broadly feasible, but depends on irrigation, crop choice, productivity gains and careful land management. Full rice self-sufficiency remains difficult without major yield or wetland expansion.</w:t>
      </w:r>
      <w:r w:rsidR="3EA5AABA" w:rsidRPr="5BEA5997">
        <w:rPr>
          <w:rFonts w:ascii="Aptos" w:eastAsia="Aptos" w:hAnsi="Aptos" w:cs="Aptos"/>
        </w:rPr>
        <w:t xml:space="preserve"> Climate change may increase yields </w:t>
      </w:r>
      <w:r w:rsidR="3453F2D7" w:rsidRPr="5BEA5997">
        <w:rPr>
          <w:rFonts w:ascii="Aptos" w:eastAsia="Aptos" w:hAnsi="Aptos" w:cs="Aptos"/>
        </w:rPr>
        <w:t>(</w:t>
      </w:r>
      <w:r w:rsidR="3453F2D7" w:rsidRPr="5BEA5997">
        <w:t xml:space="preserve">except maize and cardamom). </w:t>
      </w:r>
    </w:p>
    <w:p w14:paraId="46B5E049" w14:textId="5AF63CA1" w:rsidR="00810775" w:rsidRPr="004E7A69" w:rsidRDefault="00810775" w:rsidP="5BEA5997">
      <w:pPr>
        <w:spacing w:line="276" w:lineRule="auto"/>
      </w:pPr>
    </w:p>
    <w:p w14:paraId="20C00E13" w14:textId="0C64845A" w:rsidR="00810775" w:rsidRPr="004E7A69" w:rsidRDefault="07C07D6E" w:rsidP="5BEA5997">
      <w:pPr>
        <w:spacing w:line="276" w:lineRule="auto"/>
      </w:pPr>
      <w:r w:rsidRPr="5BEA5997">
        <w:rPr>
          <w:rFonts w:ascii="Aptos" w:eastAsia="Aptos" w:hAnsi="Aptos" w:cs="Aptos"/>
          <w:b/>
          <w:bCs/>
        </w:rPr>
        <w:t xml:space="preserve">Resources: </w:t>
      </w:r>
      <w:hyperlink r:id="rId26">
        <w:r w:rsidRPr="5BEA5997">
          <w:rPr>
            <w:rStyle w:val="Hyperlink"/>
            <w:rFonts w:ascii="Aptos" w:eastAsia="Aptos" w:hAnsi="Aptos" w:cs="Aptos"/>
            <w:color w:val="467886"/>
          </w:rPr>
          <w:t>Bhutan CLEWS report</w:t>
        </w:r>
      </w:hyperlink>
    </w:p>
    <w:p w14:paraId="7CA7E89B" w14:textId="6167E9C5" w:rsidR="00810775" w:rsidRPr="004E7A69" w:rsidRDefault="07C07D6E" w:rsidP="5BEA5997">
      <w:pPr>
        <w:spacing w:line="276" w:lineRule="auto"/>
      </w:pPr>
      <w:r w:rsidRPr="5BEA5997">
        <w:rPr>
          <w:rFonts w:ascii="Aptos" w:eastAsia="Aptos" w:hAnsi="Aptos" w:cs="Aptos"/>
          <w:b/>
          <w:bCs/>
        </w:rPr>
        <w:t xml:space="preserve">Models: </w:t>
      </w:r>
      <w:r w:rsidRPr="5BEA5997">
        <w:rPr>
          <w:rFonts w:ascii="Aptos" w:eastAsia="Aptos" w:hAnsi="Aptos" w:cs="Aptos"/>
        </w:rPr>
        <w:t>OSeMOSYS</w:t>
      </w:r>
    </w:p>
    <w:p w14:paraId="79151277" w14:textId="4FBCD9B4" w:rsidR="00810775" w:rsidRPr="004E7A69" w:rsidRDefault="07C07D6E" w:rsidP="5BEA5997">
      <w:pPr>
        <w:spacing w:line="276" w:lineRule="auto"/>
        <w:rPr>
          <w:rFonts w:ascii="Aptos" w:eastAsia="Aptos" w:hAnsi="Aptos" w:cs="Aptos"/>
        </w:rPr>
      </w:pPr>
      <w:r w:rsidRPr="5BEA5997">
        <w:rPr>
          <w:rFonts w:ascii="Aptos" w:eastAsia="Aptos" w:hAnsi="Aptos" w:cs="Aptos"/>
          <w:b/>
          <w:bCs/>
        </w:rPr>
        <w:t>Stakeholders</w:t>
      </w:r>
      <w:r w:rsidRPr="5BEA5997">
        <w:rPr>
          <w:rFonts w:ascii="Aptos" w:eastAsia="Aptos" w:hAnsi="Aptos" w:cs="Aptos"/>
        </w:rPr>
        <w:t>: National Environment Commission,</w:t>
      </w:r>
      <w:r w:rsidR="38AF530C" w:rsidRPr="5BEA5997">
        <w:rPr>
          <w:rFonts w:ascii="Aptos" w:eastAsia="Aptos" w:hAnsi="Aptos" w:cs="Aptos"/>
        </w:rPr>
        <w:t xml:space="preserve"> Department of Agriculture</w:t>
      </w:r>
      <w:r w:rsidR="7D0B9701" w:rsidRPr="5BEA5997">
        <w:rPr>
          <w:rFonts w:ascii="Aptos" w:eastAsia="Aptos" w:hAnsi="Aptos" w:cs="Aptos"/>
        </w:rPr>
        <w:t xml:space="preserve">, Department of </w:t>
      </w:r>
      <w:r w:rsidR="32D07F5E" w:rsidRPr="5BEA5997">
        <w:rPr>
          <w:rFonts w:ascii="Aptos" w:eastAsia="Aptos" w:hAnsi="Aptos" w:cs="Aptos"/>
        </w:rPr>
        <w:t>Industry, Royal</w:t>
      </w:r>
      <w:r w:rsidR="0A7DD476" w:rsidRPr="5BEA5997">
        <w:rPr>
          <w:rFonts w:ascii="Aptos" w:eastAsia="Aptos" w:hAnsi="Aptos" w:cs="Aptos"/>
        </w:rPr>
        <w:t xml:space="preserve"> University of Bhutan</w:t>
      </w:r>
      <w:r w:rsidR="5C975634" w:rsidRPr="5BEA5997">
        <w:rPr>
          <w:rFonts w:ascii="Aptos" w:eastAsia="Aptos" w:hAnsi="Aptos" w:cs="Aptos"/>
        </w:rPr>
        <w:t xml:space="preserve">, </w:t>
      </w:r>
      <w:r w:rsidRPr="5BEA5997">
        <w:rPr>
          <w:rFonts w:ascii="Aptos" w:eastAsia="Aptos" w:hAnsi="Aptos" w:cs="Aptos"/>
        </w:rPr>
        <w:t>UNDP</w:t>
      </w:r>
      <w:r w:rsidR="4F5EEE09" w:rsidRPr="5BEA5997">
        <w:rPr>
          <w:rFonts w:ascii="Aptos" w:eastAsia="Aptos" w:hAnsi="Aptos" w:cs="Aptos"/>
        </w:rPr>
        <w:t>-BRH and Environment and Livelihood Cluster of UNDP Bhutan</w:t>
      </w:r>
      <w:r w:rsidR="5596F3C2" w:rsidRPr="5BEA5997">
        <w:rPr>
          <w:rFonts w:ascii="Aptos" w:eastAsia="Aptos" w:hAnsi="Aptos" w:cs="Aptos"/>
        </w:rPr>
        <w:t>,</w:t>
      </w:r>
      <w:r w:rsidRPr="5BEA5997">
        <w:rPr>
          <w:rFonts w:ascii="Aptos" w:eastAsia="Aptos" w:hAnsi="Aptos" w:cs="Aptos"/>
        </w:rPr>
        <w:t xml:space="preserve"> UN</w:t>
      </w:r>
      <w:r w:rsidR="7C788D11" w:rsidRPr="5BEA5997">
        <w:rPr>
          <w:rFonts w:ascii="Aptos" w:eastAsia="Aptos" w:hAnsi="Aptos" w:cs="Aptos"/>
        </w:rPr>
        <w:t xml:space="preserve"> D</w:t>
      </w:r>
      <w:r w:rsidRPr="5BEA5997">
        <w:rPr>
          <w:rFonts w:ascii="Aptos" w:eastAsia="Aptos" w:hAnsi="Aptos" w:cs="Aptos"/>
        </w:rPr>
        <w:t>ESA</w:t>
      </w:r>
      <w:r w:rsidR="6D80A3AC" w:rsidRPr="5BEA5997">
        <w:rPr>
          <w:rFonts w:ascii="Aptos" w:eastAsia="Aptos" w:hAnsi="Aptos" w:cs="Aptos"/>
        </w:rPr>
        <w:t xml:space="preserve">, KTH. </w:t>
      </w:r>
    </w:p>
    <w:p w14:paraId="7F1A28E8" w14:textId="5E5D18D4" w:rsidR="00810775" w:rsidRPr="004E7A69" w:rsidRDefault="07C07D6E" w:rsidP="5BEA5997">
      <w:pPr>
        <w:spacing w:line="276" w:lineRule="auto"/>
      </w:pPr>
      <w:r w:rsidRPr="3E36881B">
        <w:rPr>
          <w:rFonts w:ascii="Aptos" w:eastAsia="Aptos" w:hAnsi="Aptos" w:cs="Aptos"/>
          <w:b/>
          <w:bCs/>
        </w:rPr>
        <w:t xml:space="preserve">Tags: </w:t>
      </w:r>
      <w:r w:rsidRPr="3E36881B">
        <w:rPr>
          <w:rFonts w:ascii="Aptos" w:eastAsia="Aptos" w:hAnsi="Aptos" w:cs="Aptos"/>
        </w:rPr>
        <w:t>#Climate #EnergySecurity #FoodSecurity #Agriculture #FoodSecurity #Hydropower #CarbonNeutrality</w:t>
      </w:r>
    </w:p>
    <w:p w14:paraId="13C68F82" w14:textId="56A1CB5D" w:rsidR="3E36881B" w:rsidRDefault="3E36881B" w:rsidP="3E36881B">
      <w:pPr>
        <w:spacing w:line="276" w:lineRule="auto"/>
        <w:rPr>
          <w:rFonts w:ascii="Aptos" w:eastAsia="Aptos" w:hAnsi="Aptos" w:cs="Aptos"/>
        </w:rPr>
      </w:pPr>
    </w:p>
    <w:p w14:paraId="31E6E4B2" w14:textId="3E3556F6" w:rsidR="3E36881B" w:rsidRDefault="3E36881B" w:rsidP="3E36881B">
      <w:pPr>
        <w:spacing w:line="276" w:lineRule="auto"/>
        <w:rPr>
          <w:rFonts w:ascii="Aptos" w:eastAsia="Aptos" w:hAnsi="Aptos" w:cs="Aptos"/>
        </w:rPr>
      </w:pPr>
    </w:p>
    <w:p w14:paraId="563DD643" w14:textId="1189BD99" w:rsidR="3E36881B" w:rsidRDefault="3E36881B" w:rsidP="3E36881B">
      <w:pPr>
        <w:spacing w:line="276" w:lineRule="auto"/>
        <w:rPr>
          <w:rFonts w:ascii="Aptos" w:eastAsia="Aptos" w:hAnsi="Aptos" w:cs="Aptos"/>
        </w:rPr>
      </w:pPr>
    </w:p>
    <w:p w14:paraId="53F70819" w14:textId="2B794650" w:rsidR="3E36881B" w:rsidRDefault="3E36881B" w:rsidP="3E36881B">
      <w:pPr>
        <w:spacing w:line="276" w:lineRule="auto"/>
        <w:rPr>
          <w:rFonts w:ascii="Aptos" w:eastAsia="Aptos" w:hAnsi="Aptos" w:cs="Aptos"/>
        </w:rPr>
      </w:pPr>
    </w:p>
    <w:p w14:paraId="366D7DBE" w14:textId="32B8473A" w:rsidR="3E36881B" w:rsidRDefault="3E36881B" w:rsidP="3E36881B">
      <w:pPr>
        <w:spacing w:line="276" w:lineRule="auto"/>
        <w:rPr>
          <w:rFonts w:ascii="Aptos" w:eastAsia="Aptos" w:hAnsi="Aptos" w:cs="Aptos"/>
        </w:rPr>
      </w:pPr>
    </w:p>
    <w:p w14:paraId="24A9425A" w14:textId="21A82FE7" w:rsidR="456C7F56" w:rsidRDefault="456C7F56" w:rsidP="3E36881B">
      <w:pPr>
        <w:pStyle w:val="Heading2"/>
        <w:rPr>
          <w:b/>
          <w:bCs/>
          <w:sz w:val="48"/>
          <w:szCs w:val="48"/>
        </w:rPr>
      </w:pPr>
      <w:r w:rsidRPr="3E36881B">
        <w:rPr>
          <w:b/>
          <w:bCs/>
          <w:sz w:val="48"/>
          <w:szCs w:val="48"/>
        </w:rPr>
        <w:t>SRI LANKA</w:t>
      </w:r>
    </w:p>
    <w:p w14:paraId="35367098" w14:textId="4465A4BA" w:rsidR="2499BAE6" w:rsidRDefault="2499BAE6" w:rsidP="3E36881B">
      <w:pPr>
        <w:spacing w:line="276" w:lineRule="auto"/>
      </w:pPr>
      <w:r w:rsidRPr="3E36881B">
        <w:rPr>
          <w:rFonts w:ascii="Aptos" w:eastAsia="Aptos" w:hAnsi="Aptos" w:cs="Aptos"/>
          <w:b/>
          <w:bCs/>
        </w:rPr>
        <w:t xml:space="preserve">When: </w:t>
      </w:r>
      <w:r w:rsidRPr="3E36881B">
        <w:rPr>
          <w:rFonts w:ascii="Aptos" w:eastAsia="Aptos" w:hAnsi="Aptos" w:cs="Aptos"/>
        </w:rPr>
        <w:t>2020–2022</w:t>
      </w:r>
    </w:p>
    <w:p w14:paraId="135239B0" w14:textId="24EDE44B" w:rsidR="2499BAE6" w:rsidRDefault="2499BAE6" w:rsidP="3E36881B">
      <w:pPr>
        <w:spacing w:line="276" w:lineRule="auto"/>
      </w:pPr>
      <w:r w:rsidRPr="3E36881B">
        <w:rPr>
          <w:rFonts w:ascii="Aptos" w:eastAsia="Aptos" w:hAnsi="Aptos" w:cs="Aptos"/>
          <w:b/>
          <w:bCs/>
        </w:rPr>
        <w:t xml:space="preserve">Purpose: </w:t>
      </w:r>
      <w:r w:rsidRPr="3E36881B">
        <w:rPr>
          <w:rFonts w:ascii="Aptos" w:eastAsia="Aptos" w:hAnsi="Aptos" w:cs="Aptos"/>
        </w:rPr>
        <w:t>To assess how Sri Lanka can meet rising electricity demand while expanding renewable energy, reducing dependence on imported fossil fuels, protecting land and water resources, supporting agriculture, and meeting its NDC and long-term decarbonization targets. The CLEWs model was used to explore cross-sector trade-offs across energy, land use, agriculture, forestry, climate, and water systems.</w:t>
      </w:r>
    </w:p>
    <w:p w14:paraId="4984716B" w14:textId="1880F309" w:rsidR="2499BAE6" w:rsidRDefault="2499BAE6" w:rsidP="3E36881B">
      <w:pPr>
        <w:spacing w:line="276" w:lineRule="auto"/>
      </w:pPr>
      <w:r w:rsidRPr="3E36881B">
        <w:rPr>
          <w:rFonts w:ascii="Aptos" w:eastAsia="Aptos" w:hAnsi="Aptos" w:cs="Aptos"/>
        </w:rPr>
        <w:t>Although Sri Lanka has near-universal electrification, its power sector remains highly dependent on imported fossil fuels. Expanding renewable energy can reduce emissions and import dependence, but may create pressure on land and water resources, especially given policies to increase domestic food production and maintain rice self-sufficiency.</w:t>
      </w:r>
    </w:p>
    <w:p w14:paraId="31F3C18F" w14:textId="52951D8E" w:rsidR="2499BAE6" w:rsidRDefault="2499BAE6" w:rsidP="3E36881B">
      <w:pPr>
        <w:spacing w:line="276" w:lineRule="auto"/>
      </w:pPr>
      <w:r w:rsidRPr="3E36881B">
        <w:rPr>
          <w:rFonts w:ascii="Aptos" w:eastAsia="Aptos" w:hAnsi="Aptos" w:cs="Aptos"/>
          <w:b/>
          <w:bCs/>
        </w:rPr>
        <w:t xml:space="preserve">What happened: </w:t>
      </w:r>
      <w:r w:rsidRPr="3E36881B">
        <w:rPr>
          <w:rFonts w:ascii="Aptos" w:eastAsia="Aptos" w:hAnsi="Aptos" w:cs="Aptos"/>
        </w:rPr>
        <w:t>Sri Lanka participated in the UN DESA and UNDP Bangkok Regional Hub CLEWs Regional Training to inform NDCs in Asia-Pacific. The national team developed a CLEWs model using OSeMOSYS and tested three scenarios: Business as Usual, Existing Policy, and Perceived Policy.</w:t>
      </w:r>
    </w:p>
    <w:p w14:paraId="166D9AB6" w14:textId="09EE99EA" w:rsidR="2499BAE6" w:rsidRDefault="2499BAE6" w:rsidP="3E36881B">
      <w:pPr>
        <w:spacing w:line="276" w:lineRule="auto"/>
      </w:pPr>
      <w:r w:rsidRPr="3E36881B">
        <w:rPr>
          <w:rFonts w:ascii="Aptos" w:eastAsia="Aptos" w:hAnsi="Aptos" w:cs="Aptos"/>
        </w:rPr>
        <w:t xml:space="preserve">The BAU scenario remains </w:t>
      </w:r>
      <w:proofErr w:type="gramStart"/>
      <w:r w:rsidRPr="3E36881B">
        <w:rPr>
          <w:rFonts w:ascii="Aptos" w:eastAsia="Aptos" w:hAnsi="Aptos" w:cs="Aptos"/>
        </w:rPr>
        <w:t>coal-heavy</w:t>
      </w:r>
      <w:proofErr w:type="gramEnd"/>
      <w:r w:rsidRPr="3E36881B">
        <w:rPr>
          <w:rFonts w:ascii="Aptos" w:eastAsia="Aptos" w:hAnsi="Aptos" w:cs="Aptos"/>
        </w:rPr>
        <w:t>. The Existing Policy scenario increases renewables to about 50% of electricity generation. The Perceived Policy scenario tests a more ambitious pathway of 70% clean electricity by 2030, including 50% renewables and 20% natural gas. The model covers 2020–2050, with 2030 policy targets and carbon neutrality by 2050.</w:t>
      </w:r>
    </w:p>
    <w:p w14:paraId="1CC69FAF" w14:textId="061042DF" w:rsidR="2499BAE6" w:rsidRDefault="2499BAE6" w:rsidP="3E36881B">
      <w:pPr>
        <w:spacing w:line="276" w:lineRule="auto"/>
      </w:pPr>
      <w:r w:rsidRPr="3E36881B">
        <w:rPr>
          <w:rFonts w:ascii="Aptos" w:eastAsia="Aptos" w:hAnsi="Aptos" w:cs="Aptos"/>
          <w:b/>
          <w:bCs/>
        </w:rPr>
        <w:t>Key insights:</w:t>
      </w:r>
      <w:r w:rsidRPr="3E36881B">
        <w:rPr>
          <w:rFonts w:ascii="Aptos" w:eastAsia="Aptos" w:hAnsi="Aptos" w:cs="Aptos"/>
        </w:rPr>
        <w:t xml:space="preserve"> Sri Lanka’s decarbonization pathway is technically </w:t>
      </w:r>
      <w:proofErr w:type="gramStart"/>
      <w:r w:rsidRPr="3E36881B">
        <w:rPr>
          <w:rFonts w:ascii="Aptos" w:eastAsia="Aptos" w:hAnsi="Aptos" w:cs="Aptos"/>
        </w:rPr>
        <w:t>plausible, but</w:t>
      </w:r>
      <w:proofErr w:type="gramEnd"/>
      <w:r w:rsidRPr="3E36881B">
        <w:rPr>
          <w:rFonts w:ascii="Aptos" w:eastAsia="Aptos" w:hAnsi="Aptos" w:cs="Aptos"/>
        </w:rPr>
        <w:t xml:space="preserve"> requires integrated planning beyond the power sector. Renewable energy expansion can reduce emissions at relatively low additional system cost, but grid stability, storage, transmission, reserve margin, land allocation, and local social and environmental impacts need to be explicitly considered.</w:t>
      </w:r>
    </w:p>
    <w:p w14:paraId="4B4B1C54" w14:textId="6A4C52D0" w:rsidR="2499BAE6" w:rsidRDefault="2499BAE6" w:rsidP="3E36881B">
      <w:pPr>
        <w:spacing w:line="276" w:lineRule="auto"/>
      </w:pPr>
      <w:r>
        <w:rPr>
          <w:noProof/>
        </w:rPr>
        <w:lastRenderedPageBreak/>
        <w:drawing>
          <wp:inline distT="0" distB="0" distL="0" distR="0" wp14:anchorId="6F94E324" wp14:editId="1D6990F1">
            <wp:extent cx="5943600" cy="3352800"/>
            <wp:effectExtent l="0" t="0" r="0" b="0"/>
            <wp:docPr id="1639789808" name="drawing" title="The diagram illustrates three different scenarios of annual electricity generation from 2020 to 2050, measured in Peta Joules, showing projections for existing policies, perceived policies, and a clean energy scenario with different energy sources including coal, diesel, natural gas, hydro, biomass, wind, and sol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9808" name="Picture 1639789808"/>
                    <pic:cNvPicPr/>
                  </pic:nvPicPr>
                  <pic:blipFill>
                    <a:blip r:embed="rId27">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14:paraId="7DDA2800" w14:textId="0DE0C11D" w:rsidR="2499BAE6" w:rsidRDefault="2499BAE6" w:rsidP="3E36881B">
      <w:pPr>
        <w:spacing w:line="276" w:lineRule="auto"/>
      </w:pPr>
      <w:r w:rsidRPr="3E36881B">
        <w:rPr>
          <w:rFonts w:ascii="Aptos" w:eastAsia="Aptos" w:hAnsi="Aptos" w:cs="Aptos"/>
        </w:rPr>
        <w:t>Under BAU, power-sector emissions rise roughly fourfold by 2050. Existing Policy and Perceived Policy scenarios reduce emissions by about 32% and 44%, respectively, relative to BAU. Costs increase modestly, by around +1% and +4%, excluding grid-integration and legacy infrastructure costs. Renewable energy land needs are estimated at about 7.6% of available grass and scrublands, which is small nationally but may still create local land-use conflicts.</w:t>
      </w:r>
    </w:p>
    <w:p w14:paraId="4D45C33E" w14:textId="1C1B7111" w:rsidR="2499BAE6" w:rsidRDefault="2499BAE6" w:rsidP="3E36881B">
      <w:pPr>
        <w:spacing w:line="276" w:lineRule="auto"/>
        <w:rPr>
          <w:rFonts w:ascii="Aptos" w:eastAsia="Aptos" w:hAnsi="Aptos" w:cs="Aptos"/>
          <w:color w:val="467886"/>
          <w:highlight w:val="yellow"/>
          <w:u w:val="single"/>
        </w:rPr>
      </w:pPr>
      <w:r w:rsidRPr="3E36881B">
        <w:rPr>
          <w:rFonts w:ascii="Aptos" w:eastAsia="Aptos" w:hAnsi="Aptos" w:cs="Aptos"/>
          <w:b/>
          <w:bCs/>
        </w:rPr>
        <w:t>Resources:</w:t>
      </w:r>
      <w:r>
        <w:br/>
      </w:r>
      <w:r w:rsidRPr="3E36881B">
        <w:rPr>
          <w:rFonts w:ascii="Aptos" w:eastAsia="Aptos" w:hAnsi="Aptos" w:cs="Aptos"/>
          <w:b/>
          <w:bCs/>
        </w:rPr>
        <w:t xml:space="preserve"> </w:t>
      </w:r>
      <w:hyperlink r:id="rId28">
        <w:r w:rsidRPr="3E36881B">
          <w:rPr>
            <w:rStyle w:val="Hyperlink"/>
            <w:rFonts w:ascii="Aptos" w:eastAsia="Aptos" w:hAnsi="Aptos" w:cs="Aptos"/>
            <w:color w:val="467886"/>
          </w:rPr>
          <w:t>https://www.researchgate.net/publication/379898016_EMISSION_REDUCTION_POTENTIAL_AND_LAND-USE_IMPLICATIONS_OF_DECARBONISING_THE_POWER_SECTOR_IN_SRI_LANKA</w:t>
        </w:r>
      </w:hyperlink>
      <w:r>
        <w:br/>
      </w:r>
      <w:r w:rsidRPr="3E36881B">
        <w:rPr>
          <w:rFonts w:ascii="Aptos" w:eastAsia="Aptos" w:hAnsi="Aptos" w:cs="Aptos"/>
        </w:rPr>
        <w:t xml:space="preserve"> </w:t>
      </w:r>
      <w:hyperlink r:id="rId29">
        <w:r w:rsidRPr="3E36881B">
          <w:rPr>
            <w:rStyle w:val="Hyperlink"/>
            <w:rFonts w:ascii="Aptos" w:eastAsia="Aptos" w:hAnsi="Aptos" w:cs="Aptos"/>
            <w:color w:val="467886"/>
            <w:highlight w:val="yellow"/>
          </w:rPr>
          <w:t>https://www.iam-compact.eu/sites/default/files/2025-08/Policy_Brief_Sri%20Lanka%27s%20Sustainable%20Energy%20Future.pdf</w:t>
        </w:r>
      </w:hyperlink>
      <w:r w:rsidR="459C3739" w:rsidRPr="3E36881B">
        <w:rPr>
          <w:rFonts w:ascii="Aptos" w:eastAsia="Aptos" w:hAnsi="Aptos" w:cs="Aptos"/>
          <w:color w:val="467886"/>
          <w:u w:val="single"/>
        </w:rPr>
        <w:t xml:space="preserve"> </w:t>
      </w:r>
    </w:p>
    <w:p w14:paraId="391CBF53" w14:textId="55FB55CF" w:rsidR="459C3739" w:rsidRDefault="459C3739" w:rsidP="3E36881B">
      <w:pPr>
        <w:spacing w:line="276" w:lineRule="auto"/>
        <w:rPr>
          <w:rFonts w:ascii="Aptos" w:eastAsia="Aptos" w:hAnsi="Aptos" w:cs="Aptos"/>
          <w:highlight w:val="yellow"/>
        </w:rPr>
      </w:pPr>
      <w:r w:rsidRPr="3E36881B">
        <w:rPr>
          <w:rFonts w:ascii="Aptos" w:eastAsia="Aptos" w:hAnsi="Aptos" w:cs="Aptos"/>
          <w:highlight w:val="yellow"/>
        </w:rPr>
        <w:t>Second resource is a CLEWs update, outside of the first project but with same guiding questions.</w:t>
      </w:r>
      <w:r w:rsidRPr="3E36881B">
        <w:rPr>
          <w:rFonts w:ascii="Aptos" w:eastAsia="Aptos" w:hAnsi="Aptos" w:cs="Aptos"/>
        </w:rPr>
        <w:t xml:space="preserve"> </w:t>
      </w:r>
    </w:p>
    <w:p w14:paraId="6936BF1B" w14:textId="3F4BC584" w:rsidR="2499BAE6" w:rsidRDefault="2499BAE6" w:rsidP="3E36881B">
      <w:pPr>
        <w:spacing w:line="276" w:lineRule="auto"/>
      </w:pPr>
      <w:r w:rsidRPr="3E36881B">
        <w:rPr>
          <w:rFonts w:ascii="Aptos" w:eastAsia="Aptos" w:hAnsi="Aptos" w:cs="Aptos"/>
          <w:b/>
          <w:bCs/>
        </w:rPr>
        <w:t xml:space="preserve">Model: </w:t>
      </w:r>
      <w:r w:rsidRPr="3E36881B">
        <w:rPr>
          <w:rFonts w:ascii="Aptos" w:eastAsia="Aptos" w:hAnsi="Aptos" w:cs="Aptos"/>
        </w:rPr>
        <w:t>OSeMOSYS</w:t>
      </w:r>
    </w:p>
    <w:p w14:paraId="7E134140" w14:textId="65C46E9A" w:rsidR="2499BAE6" w:rsidRDefault="2499BAE6" w:rsidP="3E36881B">
      <w:pPr>
        <w:spacing w:line="276" w:lineRule="auto"/>
      </w:pPr>
      <w:proofErr w:type="gramStart"/>
      <w:r w:rsidRPr="3E36881B">
        <w:rPr>
          <w:rFonts w:ascii="Aptos" w:eastAsia="Aptos" w:hAnsi="Aptos" w:cs="Aptos"/>
          <w:b/>
          <w:bCs/>
        </w:rPr>
        <w:t>Stakeholders:</w:t>
      </w:r>
      <w:r w:rsidRPr="3E36881B">
        <w:rPr>
          <w:rFonts w:ascii="Aptos" w:eastAsia="Aptos" w:hAnsi="Aptos" w:cs="Aptos"/>
        </w:rPr>
        <w:t>UN</w:t>
      </w:r>
      <w:proofErr w:type="gramEnd"/>
      <w:r w:rsidRPr="3E36881B">
        <w:rPr>
          <w:rFonts w:ascii="Aptos" w:eastAsia="Aptos" w:hAnsi="Aptos" w:cs="Aptos"/>
        </w:rPr>
        <w:t xml:space="preserve"> DESA and UNDP, including UNDP HQ, the Bangkok Regional Hub, and UNDP Sri Lanka, with KTH and local and national institutions including the Ceylon Electricity Board, Rajarata University of Sri Lanka, and the University of Moratuwa.</w:t>
      </w:r>
    </w:p>
    <w:p w14:paraId="3F91458C" w14:textId="162C8EB5" w:rsidR="2499BAE6" w:rsidRDefault="2499BAE6" w:rsidP="3E36881B">
      <w:pPr>
        <w:spacing w:line="276" w:lineRule="auto"/>
      </w:pPr>
      <w:r w:rsidRPr="3E36881B">
        <w:rPr>
          <w:rFonts w:ascii="Aptos" w:eastAsia="Aptos" w:hAnsi="Aptos" w:cs="Aptos"/>
          <w:b/>
          <w:bCs/>
        </w:rPr>
        <w:lastRenderedPageBreak/>
        <w:t xml:space="preserve">Tags: </w:t>
      </w:r>
      <w:r w:rsidRPr="3E36881B">
        <w:rPr>
          <w:rFonts w:ascii="Aptos" w:eastAsia="Aptos" w:hAnsi="Aptos" w:cs="Aptos"/>
        </w:rPr>
        <w:t>#RenewableEnergy #NDC #CLEWs #PolicyAnalysis</w:t>
      </w:r>
    </w:p>
    <w:p w14:paraId="144752DA" w14:textId="5D676D48" w:rsidR="00810775" w:rsidRPr="004E7A69" w:rsidRDefault="00810775" w:rsidP="5BEA5997"/>
    <w:sectPr w:rsidR="00810775" w:rsidRPr="004E7A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B603" w14:textId="77777777" w:rsidR="00566102" w:rsidRDefault="00566102" w:rsidP="00943005">
      <w:pPr>
        <w:spacing w:after="0" w:line="240" w:lineRule="auto"/>
      </w:pPr>
      <w:r>
        <w:separator/>
      </w:r>
    </w:p>
  </w:endnote>
  <w:endnote w:type="continuationSeparator" w:id="0">
    <w:p w14:paraId="05C5EC61" w14:textId="77777777" w:rsidR="00566102" w:rsidRDefault="00566102" w:rsidP="0094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2FF" w:usb1="5000205B" w:usb2="00000020" w:usb3="00000000" w:csb0="0000019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3CD3" w14:textId="77777777" w:rsidR="00566102" w:rsidRDefault="00566102" w:rsidP="00943005">
      <w:pPr>
        <w:spacing w:after="0" w:line="240" w:lineRule="auto"/>
      </w:pPr>
      <w:r>
        <w:separator/>
      </w:r>
    </w:p>
  </w:footnote>
  <w:footnote w:type="continuationSeparator" w:id="0">
    <w:p w14:paraId="7FD81AC5" w14:textId="77777777" w:rsidR="00566102" w:rsidRDefault="00566102" w:rsidP="00943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63A"/>
    <w:multiLevelType w:val="hybridMultilevel"/>
    <w:tmpl w:val="04DA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84E7B"/>
    <w:multiLevelType w:val="multilevel"/>
    <w:tmpl w:val="288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443E"/>
    <w:multiLevelType w:val="multilevel"/>
    <w:tmpl w:val="872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380A"/>
    <w:multiLevelType w:val="hybridMultilevel"/>
    <w:tmpl w:val="0D68C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7107E"/>
    <w:multiLevelType w:val="hybridMultilevel"/>
    <w:tmpl w:val="74CC59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26CD7"/>
    <w:multiLevelType w:val="hybridMultilevel"/>
    <w:tmpl w:val="535EA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926E66"/>
    <w:multiLevelType w:val="hybridMultilevel"/>
    <w:tmpl w:val="2B047C1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952106B"/>
    <w:multiLevelType w:val="hybridMultilevel"/>
    <w:tmpl w:val="1D1A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A0272"/>
    <w:multiLevelType w:val="hybridMultilevel"/>
    <w:tmpl w:val="C616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65E55"/>
    <w:multiLevelType w:val="hybridMultilevel"/>
    <w:tmpl w:val="6D3E5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5D742E"/>
    <w:multiLevelType w:val="multilevel"/>
    <w:tmpl w:val="930C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0E7A9"/>
    <w:multiLevelType w:val="hybridMultilevel"/>
    <w:tmpl w:val="DDE2C3C6"/>
    <w:lvl w:ilvl="0" w:tplc="3C9EE410">
      <w:start w:val="1"/>
      <w:numFmt w:val="decimal"/>
      <w:lvlText w:val="%1."/>
      <w:lvlJc w:val="left"/>
      <w:pPr>
        <w:ind w:left="720" w:hanging="360"/>
      </w:pPr>
    </w:lvl>
    <w:lvl w:ilvl="1" w:tplc="CF22E8F6">
      <w:start w:val="1"/>
      <w:numFmt w:val="lowerLetter"/>
      <w:lvlText w:val="%2."/>
      <w:lvlJc w:val="left"/>
      <w:pPr>
        <w:ind w:left="1440" w:hanging="360"/>
      </w:pPr>
    </w:lvl>
    <w:lvl w:ilvl="2" w:tplc="C3508236">
      <w:start w:val="1"/>
      <w:numFmt w:val="lowerRoman"/>
      <w:lvlText w:val="%3."/>
      <w:lvlJc w:val="right"/>
      <w:pPr>
        <w:ind w:left="2160" w:hanging="180"/>
      </w:pPr>
    </w:lvl>
    <w:lvl w:ilvl="3" w:tplc="B6521E0A">
      <w:start w:val="1"/>
      <w:numFmt w:val="decimal"/>
      <w:lvlText w:val="%4."/>
      <w:lvlJc w:val="left"/>
      <w:pPr>
        <w:ind w:left="2880" w:hanging="360"/>
      </w:pPr>
    </w:lvl>
    <w:lvl w:ilvl="4" w:tplc="C562F72C">
      <w:start w:val="1"/>
      <w:numFmt w:val="lowerLetter"/>
      <w:lvlText w:val="%5."/>
      <w:lvlJc w:val="left"/>
      <w:pPr>
        <w:ind w:left="3600" w:hanging="360"/>
      </w:pPr>
    </w:lvl>
    <w:lvl w:ilvl="5" w:tplc="0148A1AE">
      <w:start w:val="1"/>
      <w:numFmt w:val="lowerRoman"/>
      <w:lvlText w:val="%6."/>
      <w:lvlJc w:val="right"/>
      <w:pPr>
        <w:ind w:left="4320" w:hanging="180"/>
      </w:pPr>
    </w:lvl>
    <w:lvl w:ilvl="6" w:tplc="3A344BAC">
      <w:start w:val="1"/>
      <w:numFmt w:val="decimal"/>
      <w:lvlText w:val="%7."/>
      <w:lvlJc w:val="left"/>
      <w:pPr>
        <w:ind w:left="5040" w:hanging="360"/>
      </w:pPr>
    </w:lvl>
    <w:lvl w:ilvl="7" w:tplc="6914B02A">
      <w:start w:val="1"/>
      <w:numFmt w:val="lowerLetter"/>
      <w:lvlText w:val="%8."/>
      <w:lvlJc w:val="left"/>
      <w:pPr>
        <w:ind w:left="5760" w:hanging="360"/>
      </w:pPr>
    </w:lvl>
    <w:lvl w:ilvl="8" w:tplc="BB2892A6">
      <w:start w:val="1"/>
      <w:numFmt w:val="lowerRoman"/>
      <w:lvlText w:val="%9."/>
      <w:lvlJc w:val="right"/>
      <w:pPr>
        <w:ind w:left="6480" w:hanging="180"/>
      </w:pPr>
    </w:lvl>
  </w:abstractNum>
  <w:abstractNum w:abstractNumId="12" w15:restartNumberingAfterBreak="0">
    <w:nsid w:val="3E1C7564"/>
    <w:multiLevelType w:val="hybridMultilevel"/>
    <w:tmpl w:val="88E2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4331C7"/>
    <w:multiLevelType w:val="hybridMultilevel"/>
    <w:tmpl w:val="AF2A6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727097"/>
    <w:multiLevelType w:val="hybridMultilevel"/>
    <w:tmpl w:val="2540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404CC4"/>
    <w:multiLevelType w:val="multilevel"/>
    <w:tmpl w:val="5E9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622BC"/>
    <w:multiLevelType w:val="hybridMultilevel"/>
    <w:tmpl w:val="884E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03375"/>
    <w:multiLevelType w:val="hybridMultilevel"/>
    <w:tmpl w:val="B6B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960FC1"/>
    <w:multiLevelType w:val="hybridMultilevel"/>
    <w:tmpl w:val="1380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FEC798"/>
    <w:multiLevelType w:val="hybridMultilevel"/>
    <w:tmpl w:val="DC58CF4E"/>
    <w:lvl w:ilvl="0" w:tplc="7E88BE12">
      <w:start w:val="1"/>
      <w:numFmt w:val="decimal"/>
      <w:lvlText w:val="(3)"/>
      <w:lvlJc w:val="left"/>
      <w:pPr>
        <w:ind w:left="720" w:hanging="360"/>
      </w:pPr>
    </w:lvl>
    <w:lvl w:ilvl="1" w:tplc="2CE0D964">
      <w:start w:val="1"/>
      <w:numFmt w:val="lowerLetter"/>
      <w:lvlText w:val="%2."/>
      <w:lvlJc w:val="left"/>
      <w:pPr>
        <w:ind w:left="1440" w:hanging="360"/>
      </w:pPr>
    </w:lvl>
    <w:lvl w:ilvl="2" w:tplc="6E507662">
      <w:start w:val="1"/>
      <w:numFmt w:val="lowerRoman"/>
      <w:lvlText w:val="%3."/>
      <w:lvlJc w:val="right"/>
      <w:pPr>
        <w:ind w:left="2160" w:hanging="180"/>
      </w:pPr>
    </w:lvl>
    <w:lvl w:ilvl="3" w:tplc="E992442C">
      <w:start w:val="1"/>
      <w:numFmt w:val="decimal"/>
      <w:lvlText w:val="%4."/>
      <w:lvlJc w:val="left"/>
      <w:pPr>
        <w:ind w:left="2880" w:hanging="360"/>
      </w:pPr>
    </w:lvl>
    <w:lvl w:ilvl="4" w:tplc="D0FAA142">
      <w:start w:val="1"/>
      <w:numFmt w:val="lowerLetter"/>
      <w:lvlText w:val="%5."/>
      <w:lvlJc w:val="left"/>
      <w:pPr>
        <w:ind w:left="3600" w:hanging="360"/>
      </w:pPr>
    </w:lvl>
    <w:lvl w:ilvl="5" w:tplc="F75AC346">
      <w:start w:val="1"/>
      <w:numFmt w:val="lowerRoman"/>
      <w:lvlText w:val="%6."/>
      <w:lvlJc w:val="right"/>
      <w:pPr>
        <w:ind w:left="4320" w:hanging="180"/>
      </w:pPr>
    </w:lvl>
    <w:lvl w:ilvl="6" w:tplc="D7380D82">
      <w:start w:val="1"/>
      <w:numFmt w:val="decimal"/>
      <w:lvlText w:val="%7."/>
      <w:lvlJc w:val="left"/>
      <w:pPr>
        <w:ind w:left="5040" w:hanging="360"/>
      </w:pPr>
    </w:lvl>
    <w:lvl w:ilvl="7" w:tplc="A4C47654">
      <w:start w:val="1"/>
      <w:numFmt w:val="lowerLetter"/>
      <w:lvlText w:val="%8."/>
      <w:lvlJc w:val="left"/>
      <w:pPr>
        <w:ind w:left="5760" w:hanging="360"/>
      </w:pPr>
    </w:lvl>
    <w:lvl w:ilvl="8" w:tplc="DF2C54DC">
      <w:start w:val="1"/>
      <w:numFmt w:val="lowerRoman"/>
      <w:lvlText w:val="%9."/>
      <w:lvlJc w:val="right"/>
      <w:pPr>
        <w:ind w:left="6480" w:hanging="180"/>
      </w:pPr>
    </w:lvl>
  </w:abstractNum>
  <w:abstractNum w:abstractNumId="20" w15:restartNumberingAfterBreak="0">
    <w:nsid w:val="73177CA3"/>
    <w:multiLevelType w:val="hybridMultilevel"/>
    <w:tmpl w:val="1F60FD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8C32BE0"/>
    <w:multiLevelType w:val="hybridMultilevel"/>
    <w:tmpl w:val="6ECCEA0C"/>
    <w:lvl w:ilvl="0" w:tplc="F1C2322E">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639573">
    <w:abstractNumId w:val="11"/>
  </w:num>
  <w:num w:numId="2" w16cid:durableId="1815945611">
    <w:abstractNumId w:val="19"/>
  </w:num>
  <w:num w:numId="3" w16cid:durableId="555508601">
    <w:abstractNumId w:val="2"/>
  </w:num>
  <w:num w:numId="4" w16cid:durableId="1357921050">
    <w:abstractNumId w:val="15"/>
  </w:num>
  <w:num w:numId="5" w16cid:durableId="919559603">
    <w:abstractNumId w:val="1"/>
  </w:num>
  <w:num w:numId="6" w16cid:durableId="1754473158">
    <w:abstractNumId w:val="13"/>
  </w:num>
  <w:num w:numId="7" w16cid:durableId="2056541817">
    <w:abstractNumId w:val="9"/>
  </w:num>
  <w:num w:numId="8" w16cid:durableId="1663579308">
    <w:abstractNumId w:val="21"/>
  </w:num>
  <w:num w:numId="9" w16cid:durableId="1025983102">
    <w:abstractNumId w:val="20"/>
  </w:num>
  <w:num w:numId="10" w16cid:durableId="362445266">
    <w:abstractNumId w:val="14"/>
  </w:num>
  <w:num w:numId="11" w16cid:durableId="1285385477">
    <w:abstractNumId w:val="10"/>
  </w:num>
  <w:num w:numId="12" w16cid:durableId="271593127">
    <w:abstractNumId w:val="0"/>
  </w:num>
  <w:num w:numId="13" w16cid:durableId="683558599">
    <w:abstractNumId w:val="3"/>
  </w:num>
  <w:num w:numId="14" w16cid:durableId="1352025757">
    <w:abstractNumId w:val="12"/>
  </w:num>
  <w:num w:numId="15" w16cid:durableId="238296277">
    <w:abstractNumId w:val="17"/>
  </w:num>
  <w:num w:numId="16" w16cid:durableId="1077942143">
    <w:abstractNumId w:val="8"/>
  </w:num>
  <w:num w:numId="17" w16cid:durableId="1401174803">
    <w:abstractNumId w:val="7"/>
  </w:num>
  <w:num w:numId="18" w16cid:durableId="632759417">
    <w:abstractNumId w:val="16"/>
  </w:num>
  <w:num w:numId="19" w16cid:durableId="633213384">
    <w:abstractNumId w:val="18"/>
  </w:num>
  <w:num w:numId="20" w16cid:durableId="1673876812">
    <w:abstractNumId w:val="4"/>
  </w:num>
  <w:num w:numId="21" w16cid:durableId="1579633372">
    <w:abstractNumId w:val="6"/>
  </w:num>
  <w:num w:numId="22" w16cid:durableId="1864589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2B"/>
    <w:rsid w:val="000023E0"/>
    <w:rsid w:val="000132BE"/>
    <w:rsid w:val="00017CE5"/>
    <w:rsid w:val="0002592A"/>
    <w:rsid w:val="000303F9"/>
    <w:rsid w:val="00030F97"/>
    <w:rsid w:val="00036363"/>
    <w:rsid w:val="000435B5"/>
    <w:rsid w:val="0004385D"/>
    <w:rsid w:val="000628A5"/>
    <w:rsid w:val="000761C0"/>
    <w:rsid w:val="0008557E"/>
    <w:rsid w:val="000B07DC"/>
    <w:rsid w:val="000C28AB"/>
    <w:rsid w:val="000C3154"/>
    <w:rsid w:val="000C66BF"/>
    <w:rsid w:val="000D0871"/>
    <w:rsid w:val="000D58A3"/>
    <w:rsid w:val="0010125F"/>
    <w:rsid w:val="001073CF"/>
    <w:rsid w:val="00116433"/>
    <w:rsid w:val="001169A7"/>
    <w:rsid w:val="00117D55"/>
    <w:rsid w:val="00120218"/>
    <w:rsid w:val="00121071"/>
    <w:rsid w:val="0012204D"/>
    <w:rsid w:val="00123FF3"/>
    <w:rsid w:val="00127FB7"/>
    <w:rsid w:val="00140DA6"/>
    <w:rsid w:val="001446B6"/>
    <w:rsid w:val="00150B6E"/>
    <w:rsid w:val="001556C6"/>
    <w:rsid w:val="00155DB5"/>
    <w:rsid w:val="00174CBD"/>
    <w:rsid w:val="001751C0"/>
    <w:rsid w:val="00183654"/>
    <w:rsid w:val="001869E2"/>
    <w:rsid w:val="00191332"/>
    <w:rsid w:val="00195B2B"/>
    <w:rsid w:val="001A0859"/>
    <w:rsid w:val="001A59C8"/>
    <w:rsid w:val="001A5F64"/>
    <w:rsid w:val="001B1953"/>
    <w:rsid w:val="001B2EB4"/>
    <w:rsid w:val="001B42D5"/>
    <w:rsid w:val="001B48A4"/>
    <w:rsid w:val="001C05FF"/>
    <w:rsid w:val="001C418D"/>
    <w:rsid w:val="001C60D0"/>
    <w:rsid w:val="001C792B"/>
    <w:rsid w:val="001D2ED9"/>
    <w:rsid w:val="001E3FC3"/>
    <w:rsid w:val="001E6D26"/>
    <w:rsid w:val="001F5984"/>
    <w:rsid w:val="00214E2D"/>
    <w:rsid w:val="00217A59"/>
    <w:rsid w:val="00220FCF"/>
    <w:rsid w:val="002217D9"/>
    <w:rsid w:val="00231D91"/>
    <w:rsid w:val="00235208"/>
    <w:rsid w:val="0023545D"/>
    <w:rsid w:val="00255E09"/>
    <w:rsid w:val="00266B65"/>
    <w:rsid w:val="002970F1"/>
    <w:rsid w:val="002B0F6D"/>
    <w:rsid w:val="002C6CC5"/>
    <w:rsid w:val="002C6F58"/>
    <w:rsid w:val="002E0103"/>
    <w:rsid w:val="002E4D6D"/>
    <w:rsid w:val="002F1DE9"/>
    <w:rsid w:val="002F7A6B"/>
    <w:rsid w:val="003028E9"/>
    <w:rsid w:val="00303E2D"/>
    <w:rsid w:val="003068DF"/>
    <w:rsid w:val="0031455C"/>
    <w:rsid w:val="0032107A"/>
    <w:rsid w:val="003400CE"/>
    <w:rsid w:val="003419DD"/>
    <w:rsid w:val="00345C3D"/>
    <w:rsid w:val="00377D7E"/>
    <w:rsid w:val="00394D8E"/>
    <w:rsid w:val="003A07C5"/>
    <w:rsid w:val="003A318E"/>
    <w:rsid w:val="003A33BF"/>
    <w:rsid w:val="003A61FA"/>
    <w:rsid w:val="003B30E6"/>
    <w:rsid w:val="003B3102"/>
    <w:rsid w:val="003C16D0"/>
    <w:rsid w:val="003C5824"/>
    <w:rsid w:val="003D53F2"/>
    <w:rsid w:val="003E7B17"/>
    <w:rsid w:val="003F215D"/>
    <w:rsid w:val="003F4346"/>
    <w:rsid w:val="00401D33"/>
    <w:rsid w:val="00407FB8"/>
    <w:rsid w:val="00411B4D"/>
    <w:rsid w:val="00412340"/>
    <w:rsid w:val="0041285F"/>
    <w:rsid w:val="00415F6F"/>
    <w:rsid w:val="00417BB1"/>
    <w:rsid w:val="004247BA"/>
    <w:rsid w:val="0043293D"/>
    <w:rsid w:val="00450749"/>
    <w:rsid w:val="0045359B"/>
    <w:rsid w:val="00455783"/>
    <w:rsid w:val="00461A47"/>
    <w:rsid w:val="0046368D"/>
    <w:rsid w:val="0046708B"/>
    <w:rsid w:val="00467FC1"/>
    <w:rsid w:val="00497E07"/>
    <w:rsid w:val="004A4D3E"/>
    <w:rsid w:val="004A64EE"/>
    <w:rsid w:val="004B0067"/>
    <w:rsid w:val="004B0DC3"/>
    <w:rsid w:val="004B3494"/>
    <w:rsid w:val="004D31FF"/>
    <w:rsid w:val="004D4ED6"/>
    <w:rsid w:val="004D5369"/>
    <w:rsid w:val="004D69FF"/>
    <w:rsid w:val="004E0156"/>
    <w:rsid w:val="004E6C61"/>
    <w:rsid w:val="004E7A69"/>
    <w:rsid w:val="004F7A4F"/>
    <w:rsid w:val="0050018B"/>
    <w:rsid w:val="005239C6"/>
    <w:rsid w:val="00530533"/>
    <w:rsid w:val="00535F60"/>
    <w:rsid w:val="00540493"/>
    <w:rsid w:val="00541BBF"/>
    <w:rsid w:val="005459E0"/>
    <w:rsid w:val="00556CC5"/>
    <w:rsid w:val="00566102"/>
    <w:rsid w:val="00566327"/>
    <w:rsid w:val="005666EF"/>
    <w:rsid w:val="0057357E"/>
    <w:rsid w:val="00575597"/>
    <w:rsid w:val="00575DA6"/>
    <w:rsid w:val="0057622E"/>
    <w:rsid w:val="00577430"/>
    <w:rsid w:val="0058421A"/>
    <w:rsid w:val="005854D0"/>
    <w:rsid w:val="00585E44"/>
    <w:rsid w:val="00590AB0"/>
    <w:rsid w:val="00590C9E"/>
    <w:rsid w:val="005971F7"/>
    <w:rsid w:val="005B088B"/>
    <w:rsid w:val="005B6A92"/>
    <w:rsid w:val="005C6FAD"/>
    <w:rsid w:val="005D5BE4"/>
    <w:rsid w:val="005D7197"/>
    <w:rsid w:val="005E34E6"/>
    <w:rsid w:val="00614F8F"/>
    <w:rsid w:val="0061774E"/>
    <w:rsid w:val="006224C0"/>
    <w:rsid w:val="00624B60"/>
    <w:rsid w:val="00624DD3"/>
    <w:rsid w:val="00627EF8"/>
    <w:rsid w:val="006301CE"/>
    <w:rsid w:val="0063135B"/>
    <w:rsid w:val="00633B52"/>
    <w:rsid w:val="00643355"/>
    <w:rsid w:val="00643B08"/>
    <w:rsid w:val="006455D6"/>
    <w:rsid w:val="00654336"/>
    <w:rsid w:val="006558F9"/>
    <w:rsid w:val="006621A4"/>
    <w:rsid w:val="00663EBF"/>
    <w:rsid w:val="00671BC6"/>
    <w:rsid w:val="00677723"/>
    <w:rsid w:val="006828AA"/>
    <w:rsid w:val="00682E70"/>
    <w:rsid w:val="00683711"/>
    <w:rsid w:val="00684CF0"/>
    <w:rsid w:val="006910CD"/>
    <w:rsid w:val="00691275"/>
    <w:rsid w:val="00692991"/>
    <w:rsid w:val="006A0EB9"/>
    <w:rsid w:val="006A7698"/>
    <w:rsid w:val="006B14F0"/>
    <w:rsid w:val="006B1EBE"/>
    <w:rsid w:val="006B6883"/>
    <w:rsid w:val="006C49FC"/>
    <w:rsid w:val="006C5781"/>
    <w:rsid w:val="006D0C38"/>
    <w:rsid w:val="006D46A4"/>
    <w:rsid w:val="006D5128"/>
    <w:rsid w:val="006E1A79"/>
    <w:rsid w:val="006E4996"/>
    <w:rsid w:val="006E51F4"/>
    <w:rsid w:val="006E552E"/>
    <w:rsid w:val="007103B9"/>
    <w:rsid w:val="00713E2F"/>
    <w:rsid w:val="007158B1"/>
    <w:rsid w:val="00717373"/>
    <w:rsid w:val="007317BB"/>
    <w:rsid w:val="007501F4"/>
    <w:rsid w:val="00763E52"/>
    <w:rsid w:val="00781624"/>
    <w:rsid w:val="007922D4"/>
    <w:rsid w:val="00793774"/>
    <w:rsid w:val="00793E8A"/>
    <w:rsid w:val="007C053B"/>
    <w:rsid w:val="007C43C7"/>
    <w:rsid w:val="007C71EE"/>
    <w:rsid w:val="007D08C5"/>
    <w:rsid w:val="007D5AA0"/>
    <w:rsid w:val="007E3955"/>
    <w:rsid w:val="00800CE0"/>
    <w:rsid w:val="0080733B"/>
    <w:rsid w:val="00810775"/>
    <w:rsid w:val="008135D7"/>
    <w:rsid w:val="008177A0"/>
    <w:rsid w:val="008224B5"/>
    <w:rsid w:val="0085100A"/>
    <w:rsid w:val="00857BA3"/>
    <w:rsid w:val="008614E4"/>
    <w:rsid w:val="00861513"/>
    <w:rsid w:val="008618E1"/>
    <w:rsid w:val="00862155"/>
    <w:rsid w:val="00863C7F"/>
    <w:rsid w:val="00864767"/>
    <w:rsid w:val="00874390"/>
    <w:rsid w:val="00881FEE"/>
    <w:rsid w:val="008844BC"/>
    <w:rsid w:val="00887C4F"/>
    <w:rsid w:val="00890900"/>
    <w:rsid w:val="00890BE4"/>
    <w:rsid w:val="00893A35"/>
    <w:rsid w:val="008A00DF"/>
    <w:rsid w:val="008B790C"/>
    <w:rsid w:val="008C1A46"/>
    <w:rsid w:val="008D51A5"/>
    <w:rsid w:val="008E19D1"/>
    <w:rsid w:val="008E51BB"/>
    <w:rsid w:val="008F30EB"/>
    <w:rsid w:val="00903FAE"/>
    <w:rsid w:val="00914B45"/>
    <w:rsid w:val="00915828"/>
    <w:rsid w:val="00916789"/>
    <w:rsid w:val="00921EAD"/>
    <w:rsid w:val="00942468"/>
    <w:rsid w:val="00943005"/>
    <w:rsid w:val="00943A33"/>
    <w:rsid w:val="00957835"/>
    <w:rsid w:val="00966341"/>
    <w:rsid w:val="00972EEA"/>
    <w:rsid w:val="00984C13"/>
    <w:rsid w:val="0098506D"/>
    <w:rsid w:val="009A6D60"/>
    <w:rsid w:val="009A7EF7"/>
    <w:rsid w:val="009C03C2"/>
    <w:rsid w:val="009C3778"/>
    <w:rsid w:val="009D3046"/>
    <w:rsid w:val="009D3A62"/>
    <w:rsid w:val="009D6FC9"/>
    <w:rsid w:val="009D7C47"/>
    <w:rsid w:val="009E0695"/>
    <w:rsid w:val="009E08EA"/>
    <w:rsid w:val="009E243E"/>
    <w:rsid w:val="00A10673"/>
    <w:rsid w:val="00A10FED"/>
    <w:rsid w:val="00A11CCE"/>
    <w:rsid w:val="00A1365B"/>
    <w:rsid w:val="00A16CA6"/>
    <w:rsid w:val="00A37F99"/>
    <w:rsid w:val="00A406CE"/>
    <w:rsid w:val="00A40CBF"/>
    <w:rsid w:val="00A41700"/>
    <w:rsid w:val="00A53B35"/>
    <w:rsid w:val="00A54AFE"/>
    <w:rsid w:val="00A56476"/>
    <w:rsid w:val="00A6493F"/>
    <w:rsid w:val="00A7247E"/>
    <w:rsid w:val="00A72C2C"/>
    <w:rsid w:val="00A762DE"/>
    <w:rsid w:val="00A90F6C"/>
    <w:rsid w:val="00AB07D6"/>
    <w:rsid w:val="00AC2430"/>
    <w:rsid w:val="00AD1D75"/>
    <w:rsid w:val="00AD20FA"/>
    <w:rsid w:val="00AD496E"/>
    <w:rsid w:val="00AE1265"/>
    <w:rsid w:val="00AE477A"/>
    <w:rsid w:val="00B01A22"/>
    <w:rsid w:val="00B0548C"/>
    <w:rsid w:val="00B11867"/>
    <w:rsid w:val="00B12120"/>
    <w:rsid w:val="00B3408C"/>
    <w:rsid w:val="00B36BEC"/>
    <w:rsid w:val="00B4689C"/>
    <w:rsid w:val="00B51F03"/>
    <w:rsid w:val="00B52738"/>
    <w:rsid w:val="00B70C71"/>
    <w:rsid w:val="00B76220"/>
    <w:rsid w:val="00B80185"/>
    <w:rsid w:val="00B81FE1"/>
    <w:rsid w:val="00B82FCE"/>
    <w:rsid w:val="00B846C8"/>
    <w:rsid w:val="00B90A56"/>
    <w:rsid w:val="00B95C1E"/>
    <w:rsid w:val="00BA069F"/>
    <w:rsid w:val="00BA1BF1"/>
    <w:rsid w:val="00BA30CF"/>
    <w:rsid w:val="00BA7C14"/>
    <w:rsid w:val="00BB1EDB"/>
    <w:rsid w:val="00BC0E86"/>
    <w:rsid w:val="00BD1387"/>
    <w:rsid w:val="00BD1FC3"/>
    <w:rsid w:val="00BE1D44"/>
    <w:rsid w:val="00BE60B3"/>
    <w:rsid w:val="00BF564A"/>
    <w:rsid w:val="00BF7670"/>
    <w:rsid w:val="00C031C6"/>
    <w:rsid w:val="00C04021"/>
    <w:rsid w:val="00C06712"/>
    <w:rsid w:val="00C108CC"/>
    <w:rsid w:val="00C23E18"/>
    <w:rsid w:val="00C26635"/>
    <w:rsid w:val="00C338AF"/>
    <w:rsid w:val="00C33B93"/>
    <w:rsid w:val="00C353E2"/>
    <w:rsid w:val="00C35F3F"/>
    <w:rsid w:val="00C3639D"/>
    <w:rsid w:val="00C47A49"/>
    <w:rsid w:val="00C51BFC"/>
    <w:rsid w:val="00C620F1"/>
    <w:rsid w:val="00C65363"/>
    <w:rsid w:val="00C678E6"/>
    <w:rsid w:val="00C710E3"/>
    <w:rsid w:val="00C72017"/>
    <w:rsid w:val="00C727B0"/>
    <w:rsid w:val="00C82607"/>
    <w:rsid w:val="00C84BC9"/>
    <w:rsid w:val="00C85847"/>
    <w:rsid w:val="00C86033"/>
    <w:rsid w:val="00C94D4B"/>
    <w:rsid w:val="00CA1F3E"/>
    <w:rsid w:val="00CC0C43"/>
    <w:rsid w:val="00CC1F81"/>
    <w:rsid w:val="00CC34B2"/>
    <w:rsid w:val="00CC46E8"/>
    <w:rsid w:val="00CC5C4C"/>
    <w:rsid w:val="00CD19FA"/>
    <w:rsid w:val="00CD5D2C"/>
    <w:rsid w:val="00CE11C0"/>
    <w:rsid w:val="00CE2D82"/>
    <w:rsid w:val="00CE367C"/>
    <w:rsid w:val="00CE62F8"/>
    <w:rsid w:val="00CF11C1"/>
    <w:rsid w:val="00CF3525"/>
    <w:rsid w:val="00CF5753"/>
    <w:rsid w:val="00CF67C2"/>
    <w:rsid w:val="00CF77D6"/>
    <w:rsid w:val="00D029EF"/>
    <w:rsid w:val="00D0566F"/>
    <w:rsid w:val="00D06777"/>
    <w:rsid w:val="00D07461"/>
    <w:rsid w:val="00D24695"/>
    <w:rsid w:val="00D258D0"/>
    <w:rsid w:val="00D34919"/>
    <w:rsid w:val="00D36E15"/>
    <w:rsid w:val="00D51299"/>
    <w:rsid w:val="00D535A5"/>
    <w:rsid w:val="00D57F89"/>
    <w:rsid w:val="00D62113"/>
    <w:rsid w:val="00D74B1C"/>
    <w:rsid w:val="00D82D61"/>
    <w:rsid w:val="00D830BC"/>
    <w:rsid w:val="00D86DCA"/>
    <w:rsid w:val="00D87A58"/>
    <w:rsid w:val="00D93A08"/>
    <w:rsid w:val="00D962FB"/>
    <w:rsid w:val="00DA3F1E"/>
    <w:rsid w:val="00DB12CA"/>
    <w:rsid w:val="00DB1B73"/>
    <w:rsid w:val="00DB6E95"/>
    <w:rsid w:val="00DC1579"/>
    <w:rsid w:val="00DC205C"/>
    <w:rsid w:val="00DC377D"/>
    <w:rsid w:val="00DD0516"/>
    <w:rsid w:val="00DD159E"/>
    <w:rsid w:val="00DD42CE"/>
    <w:rsid w:val="00DD67B6"/>
    <w:rsid w:val="00DD6B9D"/>
    <w:rsid w:val="00DE151E"/>
    <w:rsid w:val="00E024A0"/>
    <w:rsid w:val="00E05F6D"/>
    <w:rsid w:val="00E06EE5"/>
    <w:rsid w:val="00E10340"/>
    <w:rsid w:val="00E10BC6"/>
    <w:rsid w:val="00E220B0"/>
    <w:rsid w:val="00E314E8"/>
    <w:rsid w:val="00E364EC"/>
    <w:rsid w:val="00E37063"/>
    <w:rsid w:val="00E4662D"/>
    <w:rsid w:val="00E5584B"/>
    <w:rsid w:val="00E56FD4"/>
    <w:rsid w:val="00E63321"/>
    <w:rsid w:val="00E663F7"/>
    <w:rsid w:val="00EA76D0"/>
    <w:rsid w:val="00EA7ADD"/>
    <w:rsid w:val="00EB29B0"/>
    <w:rsid w:val="00EB3D8C"/>
    <w:rsid w:val="00EB4504"/>
    <w:rsid w:val="00EB479C"/>
    <w:rsid w:val="00ED3DA4"/>
    <w:rsid w:val="00ED4E6C"/>
    <w:rsid w:val="00ED601A"/>
    <w:rsid w:val="00EE0BF7"/>
    <w:rsid w:val="00F040C5"/>
    <w:rsid w:val="00F0572A"/>
    <w:rsid w:val="00F10AF8"/>
    <w:rsid w:val="00F11054"/>
    <w:rsid w:val="00F17D97"/>
    <w:rsid w:val="00F21650"/>
    <w:rsid w:val="00F23BF7"/>
    <w:rsid w:val="00F344B7"/>
    <w:rsid w:val="00F461B9"/>
    <w:rsid w:val="00F464CB"/>
    <w:rsid w:val="00F55A30"/>
    <w:rsid w:val="00F56C47"/>
    <w:rsid w:val="00F6220C"/>
    <w:rsid w:val="00F63EC5"/>
    <w:rsid w:val="00F701CC"/>
    <w:rsid w:val="00F70C3A"/>
    <w:rsid w:val="00F721BA"/>
    <w:rsid w:val="00F76730"/>
    <w:rsid w:val="00F7787C"/>
    <w:rsid w:val="00F80776"/>
    <w:rsid w:val="00F81A02"/>
    <w:rsid w:val="00F8378D"/>
    <w:rsid w:val="00F9277C"/>
    <w:rsid w:val="00F95A3A"/>
    <w:rsid w:val="00F96863"/>
    <w:rsid w:val="00FA4361"/>
    <w:rsid w:val="00FA63E5"/>
    <w:rsid w:val="00FB28FA"/>
    <w:rsid w:val="00FB3E64"/>
    <w:rsid w:val="00FC4D82"/>
    <w:rsid w:val="00FD2890"/>
    <w:rsid w:val="00FD3163"/>
    <w:rsid w:val="00FD43A2"/>
    <w:rsid w:val="00FD6BD0"/>
    <w:rsid w:val="00FE05E3"/>
    <w:rsid w:val="00FE4701"/>
    <w:rsid w:val="00FE57B0"/>
    <w:rsid w:val="00FF422F"/>
    <w:rsid w:val="04CCFBC1"/>
    <w:rsid w:val="064A1D06"/>
    <w:rsid w:val="06729CBE"/>
    <w:rsid w:val="07C07D6E"/>
    <w:rsid w:val="0A7DD476"/>
    <w:rsid w:val="0B038282"/>
    <w:rsid w:val="0CCB88D6"/>
    <w:rsid w:val="0D42402D"/>
    <w:rsid w:val="0DB24E33"/>
    <w:rsid w:val="10B264B1"/>
    <w:rsid w:val="15D322BD"/>
    <w:rsid w:val="1A25A06D"/>
    <w:rsid w:val="1CC92173"/>
    <w:rsid w:val="2499BAE6"/>
    <w:rsid w:val="29B6454B"/>
    <w:rsid w:val="32D07F5E"/>
    <w:rsid w:val="3453F2D7"/>
    <w:rsid w:val="35682616"/>
    <w:rsid w:val="38AF530C"/>
    <w:rsid w:val="39017EAD"/>
    <w:rsid w:val="390C9D5F"/>
    <w:rsid w:val="3E263F18"/>
    <w:rsid w:val="3E36881B"/>
    <w:rsid w:val="3EA5AABA"/>
    <w:rsid w:val="425FBBD8"/>
    <w:rsid w:val="44315B1E"/>
    <w:rsid w:val="44F063AA"/>
    <w:rsid w:val="456C7F56"/>
    <w:rsid w:val="459C3739"/>
    <w:rsid w:val="485C8A4D"/>
    <w:rsid w:val="4AF4FB9D"/>
    <w:rsid w:val="4B3F8157"/>
    <w:rsid w:val="4CA4C17A"/>
    <w:rsid w:val="4D6D0185"/>
    <w:rsid w:val="4DFDF172"/>
    <w:rsid w:val="4F5EEE09"/>
    <w:rsid w:val="524429C0"/>
    <w:rsid w:val="52D62816"/>
    <w:rsid w:val="5493C1A8"/>
    <w:rsid w:val="5596F3C2"/>
    <w:rsid w:val="58D302E1"/>
    <w:rsid w:val="5BEA5997"/>
    <w:rsid w:val="5C975634"/>
    <w:rsid w:val="652811D1"/>
    <w:rsid w:val="667E03A7"/>
    <w:rsid w:val="699790E2"/>
    <w:rsid w:val="6AD90710"/>
    <w:rsid w:val="6C764A17"/>
    <w:rsid w:val="6C9F81CB"/>
    <w:rsid w:val="6D80A3AC"/>
    <w:rsid w:val="79361E75"/>
    <w:rsid w:val="794CCC64"/>
    <w:rsid w:val="7A2DE99E"/>
    <w:rsid w:val="7C788D11"/>
    <w:rsid w:val="7D0B9701"/>
    <w:rsid w:val="7EA9EB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92EF"/>
  <w15:chartTrackingRefBased/>
  <w15:docId w15:val="{5E10B492-5C6C-D04F-8B88-5124A85C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92B"/>
    <w:rPr>
      <w:rFonts w:eastAsiaTheme="majorEastAsia" w:cstheme="majorBidi"/>
      <w:color w:val="272727" w:themeColor="text1" w:themeTint="D8"/>
    </w:rPr>
  </w:style>
  <w:style w:type="paragraph" w:styleId="Title">
    <w:name w:val="Title"/>
    <w:basedOn w:val="Normal"/>
    <w:next w:val="Normal"/>
    <w:link w:val="TitleChar"/>
    <w:uiPriority w:val="10"/>
    <w:qFormat/>
    <w:rsid w:val="001C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92B"/>
    <w:pPr>
      <w:spacing w:before="160"/>
      <w:jc w:val="center"/>
    </w:pPr>
    <w:rPr>
      <w:i/>
      <w:iCs/>
      <w:color w:val="404040" w:themeColor="text1" w:themeTint="BF"/>
    </w:rPr>
  </w:style>
  <w:style w:type="character" w:customStyle="1" w:styleId="QuoteChar">
    <w:name w:val="Quote Char"/>
    <w:basedOn w:val="DefaultParagraphFont"/>
    <w:link w:val="Quote"/>
    <w:uiPriority w:val="29"/>
    <w:rsid w:val="001C792B"/>
    <w:rPr>
      <w:i/>
      <w:iCs/>
      <w:color w:val="404040" w:themeColor="text1" w:themeTint="BF"/>
    </w:rPr>
  </w:style>
  <w:style w:type="paragraph" w:styleId="ListParagraph">
    <w:name w:val="List Paragraph"/>
    <w:basedOn w:val="Normal"/>
    <w:uiPriority w:val="34"/>
    <w:qFormat/>
    <w:rsid w:val="001C792B"/>
    <w:pPr>
      <w:ind w:left="720"/>
      <w:contextualSpacing/>
    </w:pPr>
  </w:style>
  <w:style w:type="character" w:styleId="IntenseEmphasis">
    <w:name w:val="Intense Emphasis"/>
    <w:basedOn w:val="DefaultParagraphFont"/>
    <w:uiPriority w:val="21"/>
    <w:qFormat/>
    <w:rsid w:val="001C792B"/>
    <w:rPr>
      <w:i/>
      <w:iCs/>
      <w:color w:val="0F4761" w:themeColor="accent1" w:themeShade="BF"/>
    </w:rPr>
  </w:style>
  <w:style w:type="paragraph" w:styleId="IntenseQuote">
    <w:name w:val="Intense Quote"/>
    <w:basedOn w:val="Normal"/>
    <w:next w:val="Normal"/>
    <w:link w:val="IntenseQuoteChar"/>
    <w:uiPriority w:val="30"/>
    <w:qFormat/>
    <w:rsid w:val="001C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92B"/>
    <w:rPr>
      <w:i/>
      <w:iCs/>
      <w:color w:val="0F4761" w:themeColor="accent1" w:themeShade="BF"/>
    </w:rPr>
  </w:style>
  <w:style w:type="character" w:styleId="IntenseReference">
    <w:name w:val="Intense Reference"/>
    <w:basedOn w:val="DefaultParagraphFont"/>
    <w:uiPriority w:val="32"/>
    <w:qFormat/>
    <w:rsid w:val="001C792B"/>
    <w:rPr>
      <w:b/>
      <w:bCs/>
      <w:smallCaps/>
      <w:color w:val="0F4761" w:themeColor="accent1" w:themeShade="BF"/>
      <w:spacing w:val="5"/>
    </w:rPr>
  </w:style>
  <w:style w:type="paragraph" w:styleId="NormalWeb">
    <w:name w:val="Normal (Web)"/>
    <w:basedOn w:val="Normal"/>
    <w:uiPriority w:val="99"/>
    <w:semiHidden/>
    <w:unhideWhenUsed/>
    <w:rsid w:val="001C79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792B"/>
    <w:rPr>
      <w:b/>
      <w:bCs/>
    </w:rPr>
  </w:style>
  <w:style w:type="paragraph" w:styleId="Revision">
    <w:name w:val="Revision"/>
    <w:hidden/>
    <w:uiPriority w:val="99"/>
    <w:semiHidden/>
    <w:rsid w:val="007D5AA0"/>
    <w:pPr>
      <w:spacing w:after="0" w:line="240" w:lineRule="auto"/>
    </w:pPr>
  </w:style>
  <w:style w:type="character" w:styleId="Hyperlink">
    <w:name w:val="Hyperlink"/>
    <w:basedOn w:val="DefaultParagraphFont"/>
    <w:uiPriority w:val="99"/>
    <w:unhideWhenUsed/>
    <w:rsid w:val="00577430"/>
    <w:rPr>
      <w:color w:val="467886" w:themeColor="hyperlink"/>
      <w:u w:val="single"/>
    </w:rPr>
  </w:style>
  <w:style w:type="character" w:styleId="UnresolvedMention">
    <w:name w:val="Unresolved Mention"/>
    <w:basedOn w:val="DefaultParagraphFont"/>
    <w:uiPriority w:val="99"/>
    <w:semiHidden/>
    <w:unhideWhenUsed/>
    <w:rsid w:val="00577430"/>
    <w:rPr>
      <w:color w:val="605E5C"/>
      <w:shd w:val="clear" w:color="auto" w:fill="E1DFDD"/>
    </w:rPr>
  </w:style>
  <w:style w:type="character" w:styleId="FollowedHyperlink">
    <w:name w:val="FollowedHyperlink"/>
    <w:basedOn w:val="DefaultParagraphFont"/>
    <w:uiPriority w:val="99"/>
    <w:semiHidden/>
    <w:unhideWhenUsed/>
    <w:rsid w:val="00577430"/>
    <w:rPr>
      <w:color w:val="96607D" w:themeColor="followedHyperlink"/>
      <w:u w:val="single"/>
    </w:rPr>
  </w:style>
  <w:style w:type="character" w:styleId="CommentReference">
    <w:name w:val="annotation reference"/>
    <w:basedOn w:val="DefaultParagraphFont"/>
    <w:uiPriority w:val="99"/>
    <w:semiHidden/>
    <w:unhideWhenUsed/>
    <w:rsid w:val="007C71EE"/>
    <w:rPr>
      <w:sz w:val="16"/>
      <w:szCs w:val="16"/>
    </w:rPr>
  </w:style>
  <w:style w:type="paragraph" w:styleId="CommentText">
    <w:name w:val="annotation text"/>
    <w:basedOn w:val="Normal"/>
    <w:link w:val="CommentTextChar"/>
    <w:uiPriority w:val="99"/>
    <w:unhideWhenUsed/>
    <w:rsid w:val="007C71EE"/>
    <w:pPr>
      <w:spacing w:line="240" w:lineRule="auto"/>
    </w:pPr>
    <w:rPr>
      <w:sz w:val="20"/>
      <w:szCs w:val="20"/>
    </w:rPr>
  </w:style>
  <w:style w:type="character" w:customStyle="1" w:styleId="CommentTextChar">
    <w:name w:val="Comment Text Char"/>
    <w:basedOn w:val="DefaultParagraphFont"/>
    <w:link w:val="CommentText"/>
    <w:uiPriority w:val="99"/>
    <w:rsid w:val="007C71EE"/>
    <w:rPr>
      <w:sz w:val="20"/>
      <w:szCs w:val="20"/>
    </w:rPr>
  </w:style>
  <w:style w:type="paragraph" w:styleId="CommentSubject">
    <w:name w:val="annotation subject"/>
    <w:basedOn w:val="CommentText"/>
    <w:next w:val="CommentText"/>
    <w:link w:val="CommentSubjectChar"/>
    <w:uiPriority w:val="99"/>
    <w:semiHidden/>
    <w:unhideWhenUsed/>
    <w:rsid w:val="007C71EE"/>
    <w:rPr>
      <w:b/>
      <w:bCs/>
    </w:rPr>
  </w:style>
  <w:style w:type="character" w:customStyle="1" w:styleId="CommentSubjectChar">
    <w:name w:val="Comment Subject Char"/>
    <w:basedOn w:val="CommentTextChar"/>
    <w:link w:val="CommentSubject"/>
    <w:uiPriority w:val="99"/>
    <w:semiHidden/>
    <w:rsid w:val="007C71EE"/>
    <w:rPr>
      <w:b/>
      <w:bCs/>
      <w:sz w:val="20"/>
      <w:szCs w:val="20"/>
    </w:rPr>
  </w:style>
  <w:style w:type="paragraph" w:customStyle="1" w:styleId="Compact">
    <w:name w:val="Compact"/>
    <w:basedOn w:val="BodyText"/>
    <w:qFormat/>
    <w:rsid w:val="00EB479C"/>
    <w:pPr>
      <w:spacing w:before="36" w:after="36" w:line="240" w:lineRule="auto"/>
    </w:pPr>
    <w:rPr>
      <w:rFonts w:eastAsiaTheme="minorHAnsi"/>
      <w:kern w:val="0"/>
      <w:lang w:eastAsia="en-US"/>
      <w14:ligatures w14:val="none"/>
    </w:rPr>
  </w:style>
  <w:style w:type="paragraph" w:styleId="BodyText">
    <w:name w:val="Body Text"/>
    <w:basedOn w:val="Normal"/>
    <w:link w:val="BodyTextChar"/>
    <w:uiPriority w:val="99"/>
    <w:semiHidden/>
    <w:unhideWhenUsed/>
    <w:rsid w:val="00EB479C"/>
    <w:pPr>
      <w:spacing w:after="120"/>
    </w:pPr>
  </w:style>
  <w:style w:type="character" w:customStyle="1" w:styleId="BodyTextChar">
    <w:name w:val="Body Text Char"/>
    <w:basedOn w:val="DefaultParagraphFont"/>
    <w:link w:val="BodyText"/>
    <w:uiPriority w:val="99"/>
    <w:semiHidden/>
    <w:rsid w:val="00EB479C"/>
  </w:style>
  <w:style w:type="paragraph" w:styleId="Caption">
    <w:name w:val="caption"/>
    <w:basedOn w:val="Normal"/>
    <w:next w:val="Normal"/>
    <w:uiPriority w:val="35"/>
    <w:unhideWhenUsed/>
    <w:qFormat/>
    <w:rsid w:val="00F8378D"/>
    <w:pPr>
      <w:spacing w:after="200" w:line="240" w:lineRule="auto"/>
    </w:pPr>
    <w:rPr>
      <w:rFonts w:eastAsiaTheme="minorHAnsi"/>
      <w:i/>
      <w:iCs/>
      <w:color w:val="0E2841" w:themeColor="text2"/>
      <w:kern w:val="0"/>
      <w:sz w:val="18"/>
      <w:szCs w:val="18"/>
      <w:lang w:val="hr-HR" w:eastAsia="en-US"/>
      <w14:ligatures w14:val="none"/>
    </w:rPr>
  </w:style>
  <w:style w:type="paragraph" w:styleId="Header">
    <w:name w:val="header"/>
    <w:basedOn w:val="Normal"/>
    <w:link w:val="HeaderChar"/>
    <w:uiPriority w:val="99"/>
    <w:unhideWhenUsed/>
    <w:rsid w:val="0094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005"/>
  </w:style>
  <w:style w:type="paragraph" w:styleId="Footer">
    <w:name w:val="footer"/>
    <w:basedOn w:val="Normal"/>
    <w:link w:val="FooterChar"/>
    <w:uiPriority w:val="99"/>
    <w:unhideWhenUsed/>
    <w:rsid w:val="0094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remiliod/CLEWsDR" TargetMode="External"/><Relationship Id="rId18" Type="http://schemas.openxmlformats.org/officeDocument/2006/relationships/image" Target="media/image6.png"/><Relationship Id="rId26" Type="http://schemas.openxmlformats.org/officeDocument/2006/relationships/hyperlink" Target="https://lib.icimod.org/records/qkjw0-vzg09/files/HimalDoc2022_Bhutan_CLEWS_REPORT.pdf?download=1" TargetMode="External"/><Relationship Id="rId3" Type="http://schemas.openxmlformats.org/officeDocument/2006/relationships/customXml" Target="../customXml/item3.xml"/><Relationship Id="rId21" Type="http://schemas.openxmlformats.org/officeDocument/2006/relationships/image" Target="media/image8.emf"/><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clews-ethiopia-model.readthedocs.io/en/latest/index.html"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www.iam-compact.eu/sites/default/files/2025-08/Policy_Brief_Sri%20Lanka%27s%20Sustainable%20Energy%20Futur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1drv.ms/p/c/791a7ca12165b999/IQCZuWUhoXwaIIB5RikDAAAAASnmHwTUVFPC3QSYWSey8rw?e=WdcK2v" TargetMode="External"/><Relationship Id="rId24"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unitednations.sharepoint.com/:b:/r/sites/DESA-EAP/Shared%20Documents/General/DEVELOPMENT%20POLICY/Capacity%20Development/PROJECTS/XB%20(PDF)/PDF%20(2023)%20SB-023016,%20SMA%20ID%20151417/CLEWS/Zambia/Policy%20brief/PB_CLEWs_Zambia_March%202026.pdf?csf=1&amp;web=1&amp;e=2Mf3pV" TargetMode="External"/><Relationship Id="rId28" Type="http://schemas.openxmlformats.org/officeDocument/2006/relationships/hyperlink" Target="https://www.researchgate.net/publication/379898016_EMISSION_REDUCTION_POTENTIAL_AND_LAND-USE_IMPLICATIONS_OF_DECARBONISING_THE_POWER_SECTOR_IN_SRI_LANKA" TargetMode="External"/><Relationship Id="rId10" Type="http://schemas.openxmlformats.org/officeDocument/2006/relationships/image" Target="media/image1.png"/><Relationship Id="rId19" Type="http://schemas.openxmlformats.org/officeDocument/2006/relationships/hyperlink" Target="https://un-modelling.github.io/clews-mauritius-presentation/"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379C39721F744481AC5EFF9B1DC798" ma:contentTypeVersion="44" ma:contentTypeDescription="Create a new document." ma:contentTypeScope="" ma:versionID="9ef31cb3ee3193d439c1ddcaaa3fce24">
  <xsd:schema xmlns:xsd="http://www.w3.org/2001/XMLSchema" xmlns:xs="http://www.w3.org/2001/XMLSchema" xmlns:p="http://schemas.microsoft.com/office/2006/metadata/properties" xmlns:ns1="http://schemas.microsoft.com/sharepoint/v3" xmlns:ns2="7d053c58-1f97-4d34-bcfa-28b8fa6aacc8" xmlns:ns3="b6f940df-ea07-477d-b617-ab56e5df8817" xmlns:ns4="985ec44e-1bab-4c0b-9df0-6ba128686fc9" targetNamespace="http://schemas.microsoft.com/office/2006/metadata/properties" ma:root="true" ma:fieldsID="7b8dbb7a0e81608dcecc3ef5a72dcaf9" ns1:_="" ns2:_="" ns3:_="" ns4:_="">
    <xsd:import namespace="http://schemas.microsoft.com/sharepoint/v3"/>
    <xsd:import namespace="7d053c58-1f97-4d34-bcfa-28b8fa6aacc8"/>
    <xsd:import namespace="b6f940df-ea07-477d-b617-ab56e5df8817"/>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aavs"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Theme" minOccurs="0"/>
                <xsd:element ref="ns3:SubmissionDatebyDPB" minOccurs="0"/>
                <xsd:element ref="ns3:Remark" minOccurs="0"/>
                <xsd:element ref="ns3:Category" minOccurs="0"/>
                <xsd:element ref="ns3:Priority" minOccurs="0"/>
                <xsd:element ref="ns3:Remarks" minOccurs="0"/>
                <xsd:element ref="ns3:Areaofwork" minOccurs="0"/>
                <xsd:element ref="ns3:ActivityOwner" minOccurs="0"/>
                <xsd:element ref="ns3:MediaServiceObjectDetectorVersions" minOccurs="0"/>
                <xsd:element ref="ns3:MediaServiceSearchProperties" minOccurs="0"/>
                <xsd:element ref="ns3:WBSE"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7" nillable="true" ma:displayName="Unified Compliance Policy Properties" ma:hidden="true" ma:internalName="_ip_UnifiedCompliancePolicyProperties">
      <xsd:simpleType>
        <xsd:restriction base="dms:Note"/>
      </xsd:simpleType>
    </xsd:element>
    <xsd:element name="_ip_UnifiedCompliancePolicyUIAction" ma:index="3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053c58-1f97-4d34-bcfa-28b8fa6aac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40df-ea07-477d-b617-ab56e5df88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aavs" ma:index="18" nillable="true" ma:displayName="Due Date" ma:format="DateOnly" ma:internalName="aavs">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Theme" ma:index="25" nillable="true" ma:displayName="Status" ma:format="Dropdown" ma:internalName="Theme">
      <xsd:simpleType>
        <xsd:restriction base="dms:Choice">
          <xsd:enumeration value="Pending OD approval"/>
          <xsd:enumeration value="Cleared by OD"/>
          <xsd:enumeration value="Pending Matthias's review"/>
          <xsd:enumeration value="Back for DPB review"/>
          <xsd:enumeration value="On-hold"/>
          <xsd:enumeration value="Pending EOSG's clearance"/>
          <xsd:enumeration value="Information for OD"/>
        </xsd:restriction>
      </xsd:simpleType>
    </xsd:element>
    <xsd:element name="SubmissionDatebyDPB" ma:index="26" nillable="true" ma:displayName="Submission Date by DPB" ma:format="DateTime" ma:internalName="SubmissionDatebyDPB">
      <xsd:simpleType>
        <xsd:restriction base="dms:DateTime"/>
      </xsd:simpleType>
    </xsd:element>
    <xsd:element name="Remark" ma:index="27" nillable="true" ma:displayName="Remark" ma:format="Dropdown" ma:internalName="Remark">
      <xsd:simpleType>
        <xsd:restriction base="dms:Note">
          <xsd:maxLength value="255"/>
        </xsd:restriction>
      </xsd:simpleType>
    </xsd:element>
    <xsd:element name="Category" ma:index="28" nillable="true" ma:displayName="Category" ma:format="Dropdown" ma:internalName="Category">
      <xsd:simpleType>
        <xsd:restriction base="dms:Choice">
          <xsd:enumeration value="Contract/payment"/>
          <xsd:enumeration value="Project document"/>
          <xsd:enumeration value="Mission report"/>
          <xsd:enumeration value="Memo"/>
          <xsd:enumeration value="Report"/>
          <xsd:enumeration value="Briefing note"/>
          <xsd:enumeration value="Email"/>
          <xsd:enumeration value="Background Note"/>
          <xsd:enumeration value="Assessment"/>
          <xsd:enumeration value="Other"/>
          <xsd:enumeration value="Letters"/>
          <xsd:enumeration value="Background Paper"/>
        </xsd:restriction>
      </xsd:simpleType>
    </xsd:element>
    <xsd:element name="Priority" ma:index="29" nillable="true" ma:displayName="Priority" ma:format="Dropdown" ma:internalName="Priority">
      <xsd:simpleType>
        <xsd:restriction base="dms:Choice">
          <xsd:enumeration value="Urgent"/>
          <xsd:enumeration value="Normal"/>
        </xsd:restriction>
      </xsd:simpleType>
    </xsd:element>
    <xsd:element name="Remarks" ma:index="30" nillable="true" ma:displayName="Remarks" ma:format="Dropdown" ma:internalName="Remarks">
      <xsd:simpleType>
        <xsd:restriction base="dms:Note">
          <xsd:maxLength value="255"/>
        </xsd:restriction>
      </xsd:simpleType>
    </xsd:element>
    <xsd:element name="Areaofwork" ma:index="31" nillable="true" ma:displayName="Area of work" ma:format="Dropdown" ma:internalName="Areaofwork">
      <xsd:simpleType>
        <xsd:restriction base="dms:Choice">
          <xsd:enumeration value="Capacity Development"/>
          <xsd:enumeration value="CDP"/>
        </xsd:restriction>
      </xsd:simpleType>
    </xsd:element>
    <xsd:element name="ActivityOwner" ma:index="32" nillable="true" ma:displayName="Activity Owner" ma:format="Dropdown" ma:internalName="ActivityOwner">
      <xsd:simpleType>
        <xsd:restriction base="dms:Choice">
          <xsd:enumeration value="Annette Becker"/>
          <xsd:enumeration value="Azeema Adam"/>
          <xsd:enumeration value="Jiawei Gong"/>
          <xsd:enumeration value="Marcelo LaFleur"/>
          <xsd:enumeration value="Marcia Tavares"/>
          <xsd:enumeration value="Matthias Bruckner"/>
          <xsd:enumeration value="Mereseini Bower"/>
          <xsd:enumeration value="Namsuk Kim"/>
          <xsd:enumeration value="Roland Mollerus"/>
          <xsd:enumeration value="Saw Htoo"/>
          <xsd:enumeration value="Teresa Lenzi"/>
          <xsd:enumeration value="Thomas Alfstad"/>
        </xsd:restriction>
      </xsd:simple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WBSE" ma:index="35" nillable="true" ma:displayName="Project Identifier" ma:format="Dropdown" ma:internalName="WBSE">
      <xsd:simpleType>
        <xsd:restriction base="dms:Choice">
          <xsd:enumeration value="DA14"/>
        </xsd:restriction>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21b23beb-e481-42ba-95b9-c0a39779260a}" ma:internalName="TaxCatchAll" ma:showField="CatchAllData" ma:web="7d053c58-1f97-4d34-bcfa-28b8fa6aac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marks xmlns="b6f940df-ea07-477d-b617-ab56e5df8817" xsi:nil="true"/>
    <Areaofwork xmlns="b6f940df-ea07-477d-b617-ab56e5df8817" xsi:nil="true"/>
    <lcf76f155ced4ddcb4097134ff3c332f xmlns="b6f940df-ea07-477d-b617-ab56e5df8817">
      <Terms xmlns="http://schemas.microsoft.com/office/infopath/2007/PartnerControls"/>
    </lcf76f155ced4ddcb4097134ff3c332f>
    <Theme xmlns="b6f940df-ea07-477d-b617-ab56e5df8817" xsi:nil="true"/>
    <SubmissionDatebyDPB xmlns="b6f940df-ea07-477d-b617-ab56e5df8817" xsi:nil="true"/>
    <TaxCatchAll xmlns="985ec44e-1bab-4c0b-9df0-6ba128686fc9" xsi:nil="true"/>
    <_ip_UnifiedCompliancePolicyProperties xmlns="http://schemas.microsoft.com/sharepoint/v3" xsi:nil="true"/>
    <Priority xmlns="b6f940df-ea07-477d-b617-ab56e5df8817" xsi:nil="true"/>
    <WBSE xmlns="b6f940df-ea07-477d-b617-ab56e5df8817" xsi:nil="true"/>
    <Category xmlns="b6f940df-ea07-477d-b617-ab56e5df8817" xsi:nil="true"/>
    <aavs xmlns="b6f940df-ea07-477d-b617-ab56e5df8817" xsi:nil="true"/>
    <ActivityOwner xmlns="b6f940df-ea07-477d-b617-ab56e5df8817" xsi:nil="true"/>
    <Remark xmlns="b6f940df-ea07-477d-b617-ab56e5df8817" xsi:nil="true"/>
  </documentManagement>
</p:properties>
</file>

<file path=customXml/itemProps1.xml><?xml version="1.0" encoding="utf-8"?>
<ds:datastoreItem xmlns:ds="http://schemas.openxmlformats.org/officeDocument/2006/customXml" ds:itemID="{E31118B3-C616-46D1-8E78-049DDAEC5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d053c58-1f97-4d34-bcfa-28b8fa6aacc8"/>
    <ds:schemaRef ds:uri="b6f940df-ea07-477d-b617-ab56e5df8817"/>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124AB3-6331-4654-B77F-C7086E604A96}">
  <ds:schemaRefs>
    <ds:schemaRef ds:uri="http://schemas.microsoft.com/sharepoint/v3/contenttype/forms"/>
  </ds:schemaRefs>
</ds:datastoreItem>
</file>

<file path=customXml/itemProps3.xml><?xml version="1.0" encoding="utf-8"?>
<ds:datastoreItem xmlns:ds="http://schemas.openxmlformats.org/officeDocument/2006/customXml" ds:itemID="{E6B5CE68-047C-4BB3-A4B8-037BF265B13E}">
  <ds:schemaRefs>
    <ds:schemaRef ds:uri="http://schemas.microsoft.com/office/2006/metadata/properties"/>
    <ds:schemaRef ds:uri="http://schemas.microsoft.com/office/infopath/2007/PartnerControls"/>
    <ds:schemaRef ds:uri="http://schemas.microsoft.com/sharepoint/v3"/>
    <ds:schemaRef ds:uri="b6f940df-ea07-477d-b617-ab56e5df8817"/>
    <ds:schemaRef ds:uri="985ec44e-1bab-4c0b-9df0-6ba128686fc9"/>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22</Pages>
  <Words>3739</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Acosta Gonçalves</dc:creator>
  <cp:keywords/>
  <dc:description/>
  <cp:lastModifiedBy>Alfonso Acosta</cp:lastModifiedBy>
  <cp:revision>110</cp:revision>
  <dcterms:created xsi:type="dcterms:W3CDTF">2026-04-28T14:40:00Z</dcterms:created>
  <dcterms:modified xsi:type="dcterms:W3CDTF">2026-05-20T23:07:00Z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0x010100CA379C39721F744481AC5EFF9B1DC798</vt:lpwstr>
  </property>
  <property fmtid="{D5CDD505-2E9C-101B-9397-08002B2CF9AE}" pid="3" name="MediaServiceImageTags">
    <vt:lpwstr/>
  </property>
</Properties>
</file>